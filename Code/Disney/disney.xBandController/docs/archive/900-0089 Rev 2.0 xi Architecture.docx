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50BB8F" w14:textId="77777777" w:rsidR="00B14448" w:rsidRDefault="00B14448" w:rsidP="00B14448">
      <w:pPr>
        <w:rPr>
          <w:rStyle w:val="BookTitle"/>
          <w:rFonts w:eastAsia="ヒラギノ角ゴ Pro W3"/>
        </w:rPr>
      </w:pPr>
    </w:p>
    <w:p w14:paraId="7C50BB90" w14:textId="6FF5940A" w:rsidR="00044632" w:rsidRPr="001B5189" w:rsidRDefault="00607EDF" w:rsidP="00B64C1F">
      <w:pPr>
        <w:pStyle w:val="Title"/>
        <w:jc w:val="right"/>
        <w:rPr>
          <w:rStyle w:val="BookTitle"/>
          <w:rFonts w:ascii="Verdana" w:eastAsia="ヒラギノ角ゴ Pro W3" w:hAnsi="Verdana"/>
        </w:rPr>
      </w:pPr>
      <w:r>
        <w:rPr>
          <w:rStyle w:val="BookTitle"/>
          <w:rFonts w:ascii="Verdana" w:eastAsia="ヒラギノ角ゴ Pro W3" w:hAnsi="Verdana"/>
        </w:rPr>
        <w:t>Real Time Dashboard</w:t>
      </w:r>
      <w:r w:rsidR="006856D8">
        <w:rPr>
          <w:rStyle w:val="BookTitle"/>
          <w:rFonts w:ascii="Verdana" w:eastAsia="ヒラギノ角ゴ Pro W3" w:hAnsi="Verdana"/>
        </w:rPr>
        <w:t>/</w:t>
      </w:r>
      <w:proofErr w:type="spellStart"/>
      <w:proofErr w:type="gramStart"/>
      <w:r w:rsidR="006856D8">
        <w:rPr>
          <w:rStyle w:val="BookTitle"/>
          <w:rFonts w:ascii="Verdana" w:eastAsia="ヒラギノ角ゴ Pro W3" w:hAnsi="Verdana"/>
        </w:rPr>
        <w:t>xVR</w:t>
      </w:r>
      <w:proofErr w:type="spellEnd"/>
      <w:r w:rsidR="00D55FA5" w:rsidRPr="00D55FA5">
        <w:rPr>
          <w:rStyle w:val="BookTitle"/>
          <w:rFonts w:ascii="Verdana" w:eastAsia="ヒラギノ角ゴ Pro W3" w:hAnsi="Verdana"/>
        </w:rPr>
        <w:t xml:space="preserve">  Architecture</w:t>
      </w:r>
      <w:proofErr w:type="gramEnd"/>
    </w:p>
    <w:p w14:paraId="7C50BB91" w14:textId="77777777" w:rsidR="009C5EE2" w:rsidRPr="00187A6B" w:rsidRDefault="009C5EE2" w:rsidP="00044632"/>
    <w:p w14:paraId="7C50BB92" w14:textId="77777777" w:rsidR="00187A6B" w:rsidRDefault="00187A6B" w:rsidP="00044632"/>
    <w:p w14:paraId="7C50BB93" w14:textId="77777777" w:rsidR="00D50F8F" w:rsidRPr="00187A6B" w:rsidRDefault="00D50F8F" w:rsidP="00044632"/>
    <w:p w14:paraId="7C50BB94" w14:textId="77777777" w:rsidR="00187A6B" w:rsidRPr="00187A6B" w:rsidRDefault="00187A6B" w:rsidP="00044632"/>
    <w:p w14:paraId="7C50BB95" w14:textId="77777777" w:rsidR="00A17FBA" w:rsidRDefault="00121A0D" w:rsidP="00044632">
      <w:r w:rsidRPr="00121A0D">
        <w:rPr>
          <w:rFonts w:eastAsia="ヒラギノ角ゴ Pro W3"/>
        </w:rPr>
        <w:br w:type="page"/>
      </w:r>
      <w:bookmarkStart w:id="0" w:name="_GoBack"/>
      <w:bookmarkEnd w:id="0"/>
    </w:p>
    <w:p w14:paraId="7C50BB96" w14:textId="77777777" w:rsidR="00D55FA5" w:rsidRDefault="00D55FA5" w:rsidP="00D55FA5">
      <w:pPr>
        <w:rPr>
          <w:rFonts w:ascii="Verdana Bold" w:eastAsia="ヒラギノ角ゴ Pro W3" w:hAnsi="Verdana Bold"/>
          <w:color w:val="000000"/>
        </w:rPr>
      </w:pPr>
      <w:r>
        <w:rPr>
          <w:rFonts w:ascii="Verdana Bold" w:eastAsia="ヒラギノ角ゴ Pro W3" w:hAnsi="Verdana Bold"/>
        </w:rPr>
        <w:lastRenderedPageBreak/>
        <w:t>Revision History</w:t>
      </w:r>
    </w:p>
    <w:tbl>
      <w:tblPr>
        <w:tblW w:w="0" w:type="auto"/>
        <w:tblInd w:w="5" w:type="dxa"/>
        <w:shd w:val="clear" w:color="auto" w:fill="FFFFFF"/>
        <w:tblLayout w:type="fixed"/>
        <w:tblLook w:val="0000" w:firstRow="0" w:lastRow="0" w:firstColumn="0" w:lastColumn="0" w:noHBand="0" w:noVBand="0"/>
      </w:tblPr>
      <w:tblGrid>
        <w:gridCol w:w="1317"/>
        <w:gridCol w:w="1318"/>
        <w:gridCol w:w="2742"/>
        <w:gridCol w:w="3863"/>
      </w:tblGrid>
      <w:tr w:rsidR="00D55FA5" w14:paraId="7C50BB9B" w14:textId="77777777" w:rsidTr="00607EDF">
        <w:trPr>
          <w:cantSplit/>
          <w:trHeight w:val="310"/>
        </w:trPr>
        <w:tc>
          <w:tcPr>
            <w:tcW w:w="13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7" w14:textId="77777777" w:rsidR="00D55FA5" w:rsidRPr="00130DBA" w:rsidRDefault="00D55FA5" w:rsidP="00607EDF">
            <w:pPr>
              <w:rPr>
                <w:b/>
              </w:rPr>
            </w:pPr>
            <w:r w:rsidRPr="00130DBA">
              <w:rPr>
                <w:b/>
              </w:rPr>
              <w:t>Rev</w:t>
            </w:r>
          </w:p>
        </w:tc>
        <w:tc>
          <w:tcPr>
            <w:tcW w:w="13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8" w14:textId="77777777" w:rsidR="00D55FA5" w:rsidRPr="00130DBA" w:rsidRDefault="00D55FA5" w:rsidP="00607EDF">
            <w:pPr>
              <w:rPr>
                <w:b/>
              </w:rPr>
            </w:pPr>
            <w:r w:rsidRPr="00130DBA">
              <w:rPr>
                <w:b/>
              </w:rPr>
              <w:t>Date</w:t>
            </w:r>
          </w:p>
        </w:tc>
        <w:tc>
          <w:tcPr>
            <w:tcW w:w="274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9" w14:textId="77777777" w:rsidR="00D55FA5" w:rsidRPr="00130DBA" w:rsidRDefault="00D55FA5" w:rsidP="00607EDF">
            <w:pPr>
              <w:rPr>
                <w:b/>
              </w:rPr>
            </w:pPr>
            <w:r w:rsidRPr="00130DBA">
              <w:rPr>
                <w:b/>
              </w:rPr>
              <w:t>Author</w:t>
            </w:r>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A" w14:textId="77777777" w:rsidR="00D55FA5" w:rsidRPr="00130DBA" w:rsidRDefault="00D55FA5" w:rsidP="00607EDF">
            <w:pPr>
              <w:rPr>
                <w:b/>
              </w:rPr>
            </w:pPr>
            <w:r w:rsidRPr="00130DBA">
              <w:rPr>
                <w:b/>
              </w:rPr>
              <w:t>Description</w:t>
            </w:r>
          </w:p>
        </w:tc>
      </w:tr>
      <w:tr w:rsidR="00D55FA5" w14:paraId="7C50BBA0" w14:textId="77777777" w:rsidTr="00607EDF">
        <w:trPr>
          <w:cantSplit/>
          <w:trHeight w:val="520"/>
        </w:trPr>
        <w:tc>
          <w:tcPr>
            <w:tcW w:w="13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C" w14:textId="77777777" w:rsidR="00D55FA5" w:rsidRDefault="00D55FA5" w:rsidP="00607EDF">
            <w:r>
              <w:t>1.0</w:t>
            </w:r>
          </w:p>
        </w:tc>
        <w:tc>
          <w:tcPr>
            <w:tcW w:w="13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D" w14:textId="77777777" w:rsidR="00D55FA5" w:rsidRDefault="00D55FA5" w:rsidP="00607EDF">
            <w:r>
              <w:t>5/1/12</w:t>
            </w:r>
          </w:p>
        </w:tc>
        <w:tc>
          <w:tcPr>
            <w:tcW w:w="274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E" w14:textId="77777777" w:rsidR="00D55FA5" w:rsidRDefault="00D55FA5" w:rsidP="00607EDF">
            <w:r>
              <w:t xml:space="preserve">James Francis, Stephen </w:t>
            </w:r>
            <w:proofErr w:type="spellStart"/>
            <w:r>
              <w:t>Madson</w:t>
            </w:r>
            <w:proofErr w:type="spellEnd"/>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9F" w14:textId="77777777" w:rsidR="00D55FA5" w:rsidRDefault="00D55FA5" w:rsidP="00607EDF">
            <w:r>
              <w:t>Release Version</w:t>
            </w:r>
          </w:p>
        </w:tc>
      </w:tr>
      <w:tr w:rsidR="00607EDF" w14:paraId="0EAF3678" w14:textId="77777777" w:rsidTr="00607EDF">
        <w:trPr>
          <w:cantSplit/>
          <w:trHeight w:val="520"/>
        </w:trPr>
        <w:tc>
          <w:tcPr>
            <w:tcW w:w="13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61CC9CB" w14:textId="72C9554F" w:rsidR="00607EDF" w:rsidRDefault="00607EDF" w:rsidP="00607EDF">
            <w:r>
              <w:t>2.0</w:t>
            </w:r>
          </w:p>
        </w:tc>
        <w:tc>
          <w:tcPr>
            <w:tcW w:w="13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9765E83" w14:textId="30DAAEFC" w:rsidR="00607EDF" w:rsidRDefault="00607EDF" w:rsidP="00607EDF">
            <w:r>
              <w:t>8/1/13</w:t>
            </w:r>
          </w:p>
        </w:tc>
        <w:tc>
          <w:tcPr>
            <w:tcW w:w="274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D14CBC3" w14:textId="5077D9FB" w:rsidR="00607EDF" w:rsidRDefault="00607EDF" w:rsidP="00607EDF">
            <w:r>
              <w:t>Ian Wehmeyer</w:t>
            </w:r>
          </w:p>
        </w:tc>
        <w:tc>
          <w:tcPr>
            <w:tcW w:w="38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1D9E191" w14:textId="20F24342" w:rsidR="00607EDF" w:rsidRDefault="00607EDF" w:rsidP="00607EDF">
            <w:r>
              <w:t>Revised Version</w:t>
            </w:r>
          </w:p>
        </w:tc>
      </w:tr>
    </w:tbl>
    <w:p w14:paraId="7C50BBA1" w14:textId="77777777" w:rsidR="00D55FA5" w:rsidRDefault="00D55FA5" w:rsidP="00D55FA5">
      <w:pPr>
        <w:pStyle w:val="FreeForm"/>
        <w:ind w:left="108"/>
        <w:rPr>
          <w:rFonts w:ascii="Times New Roman Bold" w:hAnsi="Times New Roman Bold"/>
        </w:rPr>
      </w:pPr>
    </w:p>
    <w:p w14:paraId="7C50BBA2" w14:textId="77777777" w:rsidR="00D55FA5" w:rsidRDefault="00D55FA5" w:rsidP="00D55FA5">
      <w:pPr>
        <w:pStyle w:val="FreeFormA"/>
        <w:ind w:left="108"/>
        <w:rPr>
          <w:b/>
        </w:rPr>
      </w:pPr>
    </w:p>
    <w:p w14:paraId="7C50BBA3" w14:textId="77777777" w:rsidR="00D55FA5" w:rsidRDefault="00D55FA5" w:rsidP="00D55FA5"/>
    <w:p w14:paraId="7C50BBA4" w14:textId="77777777" w:rsidR="00D55FA5" w:rsidRDefault="00D55FA5" w:rsidP="00D55FA5">
      <w:pPr>
        <w:rPr>
          <w:rFonts w:ascii="Verdana Bold" w:eastAsia="ヒラギノ角ゴ Pro W3" w:hAnsi="Verdana Bold"/>
          <w:color w:val="000000"/>
        </w:rPr>
      </w:pPr>
      <w:r>
        <w:rPr>
          <w:rFonts w:ascii="Verdana Bold" w:eastAsia="ヒラギノ角ゴ Pro W3" w:hAnsi="Verdana Bold"/>
        </w:rPr>
        <w:t>Document Approvers &amp; Sign-Off</w:t>
      </w:r>
    </w:p>
    <w:tbl>
      <w:tblPr>
        <w:tblW w:w="0" w:type="auto"/>
        <w:tblInd w:w="5" w:type="dxa"/>
        <w:shd w:val="clear" w:color="auto" w:fill="FFFFFF"/>
        <w:tblLayout w:type="fixed"/>
        <w:tblLook w:val="0000" w:firstRow="0" w:lastRow="0" w:firstColumn="0" w:lastColumn="0" w:noHBand="0" w:noVBand="0"/>
      </w:tblPr>
      <w:tblGrid>
        <w:gridCol w:w="1229"/>
        <w:gridCol w:w="3163"/>
        <w:gridCol w:w="2196"/>
        <w:gridCol w:w="2653"/>
      </w:tblGrid>
      <w:tr w:rsidR="00D55FA5" w:rsidRPr="00675506" w14:paraId="7C50BBA9" w14:textId="77777777" w:rsidTr="00607EDF">
        <w:trPr>
          <w:cantSplit/>
          <w:trHeight w:val="240"/>
        </w:trPr>
        <w:tc>
          <w:tcPr>
            <w:tcW w:w="122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A5" w14:textId="77777777" w:rsidR="00D55FA5" w:rsidRPr="00130DBA" w:rsidRDefault="00D55FA5" w:rsidP="00607EDF">
            <w:pPr>
              <w:rPr>
                <w:b/>
              </w:rPr>
            </w:pPr>
            <w:r w:rsidRPr="00130DBA">
              <w:rPr>
                <w:b/>
              </w:rPr>
              <w:t>Date</w:t>
            </w:r>
          </w:p>
        </w:tc>
        <w:tc>
          <w:tcPr>
            <w:tcW w:w="31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A6" w14:textId="77777777" w:rsidR="00D55FA5" w:rsidRPr="00130DBA" w:rsidRDefault="00D55FA5" w:rsidP="00607EDF">
            <w:pPr>
              <w:rPr>
                <w:b/>
              </w:rPr>
            </w:pPr>
            <w:r w:rsidRPr="00130DBA">
              <w:rPr>
                <w:b/>
              </w:rPr>
              <w:t>Approver</w:t>
            </w:r>
          </w:p>
        </w:tc>
        <w:tc>
          <w:tcPr>
            <w:tcW w:w="2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A7" w14:textId="77777777" w:rsidR="00D55FA5" w:rsidRPr="00130DBA" w:rsidRDefault="00D55FA5" w:rsidP="00607EDF">
            <w:pPr>
              <w:rPr>
                <w:b/>
              </w:rPr>
            </w:pPr>
            <w:r w:rsidRPr="00130DBA">
              <w:rPr>
                <w:b/>
              </w:rPr>
              <w:t>Role</w:t>
            </w:r>
          </w:p>
        </w:tc>
        <w:tc>
          <w:tcPr>
            <w:tcW w:w="26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50BBA8" w14:textId="77777777" w:rsidR="00D55FA5" w:rsidRPr="00130DBA" w:rsidRDefault="00D55FA5" w:rsidP="00607EDF">
            <w:pPr>
              <w:rPr>
                <w:b/>
              </w:rPr>
            </w:pPr>
            <w:r w:rsidRPr="00130DBA">
              <w:rPr>
                <w:b/>
              </w:rPr>
              <w:t>Document Accept/Reject</w:t>
            </w:r>
          </w:p>
        </w:tc>
      </w:tr>
      <w:tr w:rsidR="00675506" w:rsidRPr="00675506" w14:paraId="2783DBCB" w14:textId="77777777" w:rsidTr="00607EDF">
        <w:trPr>
          <w:cantSplit/>
          <w:trHeight w:val="240"/>
        </w:trPr>
        <w:tc>
          <w:tcPr>
            <w:tcW w:w="122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54A0BD8" w14:textId="6725B1F9" w:rsidR="00675506" w:rsidRPr="00675506" w:rsidRDefault="00675506" w:rsidP="00607EDF">
            <w:r>
              <w:t>5/</w:t>
            </w:r>
            <w:r w:rsidRPr="00675506">
              <w:t>1/12</w:t>
            </w:r>
          </w:p>
        </w:tc>
        <w:tc>
          <w:tcPr>
            <w:tcW w:w="31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4B5210D" w14:textId="2918DE22" w:rsidR="00675506" w:rsidRPr="00675506" w:rsidRDefault="00675506" w:rsidP="00607EDF">
            <w:proofErr w:type="spellStart"/>
            <w:r w:rsidRPr="00675506">
              <w:t>Ric</w:t>
            </w:r>
            <w:proofErr w:type="spellEnd"/>
            <w:r w:rsidRPr="00675506">
              <w:t xml:space="preserve"> Merrifield</w:t>
            </w:r>
          </w:p>
        </w:tc>
        <w:tc>
          <w:tcPr>
            <w:tcW w:w="2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3C1E9C7" w14:textId="3A0E8875" w:rsidR="00675506" w:rsidRPr="00675506" w:rsidRDefault="00675506" w:rsidP="00607EDF">
            <w:r w:rsidRPr="00675506">
              <w:t>Release Manager</w:t>
            </w:r>
          </w:p>
        </w:tc>
        <w:tc>
          <w:tcPr>
            <w:tcW w:w="26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1327374" w14:textId="5A95BCA1" w:rsidR="00675506" w:rsidRPr="00675506" w:rsidRDefault="00675506" w:rsidP="00607EDF">
            <w:r w:rsidRPr="00675506">
              <w:t>Accept</w:t>
            </w:r>
          </w:p>
        </w:tc>
      </w:tr>
      <w:tr w:rsidR="00675506" w:rsidRPr="00675506" w14:paraId="58C66DD3" w14:textId="77777777" w:rsidTr="00607EDF">
        <w:trPr>
          <w:cantSplit/>
          <w:trHeight w:val="240"/>
        </w:trPr>
        <w:tc>
          <w:tcPr>
            <w:tcW w:w="122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0DE80D7" w14:textId="4F700F18" w:rsidR="00675506" w:rsidRPr="00675506" w:rsidRDefault="00675506" w:rsidP="00607EDF">
            <w:r>
              <w:t>5/</w:t>
            </w:r>
            <w:r w:rsidRPr="00675506">
              <w:t>1</w:t>
            </w:r>
            <w:r>
              <w:t>1</w:t>
            </w:r>
            <w:r w:rsidRPr="00675506">
              <w:t>/12</w:t>
            </w:r>
          </w:p>
        </w:tc>
        <w:tc>
          <w:tcPr>
            <w:tcW w:w="316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3019279" w14:textId="2BF1124E" w:rsidR="00675506" w:rsidRPr="00675506" w:rsidRDefault="00675506" w:rsidP="00607EDF">
            <w:r>
              <w:t xml:space="preserve">John </w:t>
            </w:r>
            <w:proofErr w:type="spellStart"/>
            <w:r>
              <w:t>Stiehl</w:t>
            </w:r>
            <w:proofErr w:type="spellEnd"/>
          </w:p>
        </w:tc>
        <w:tc>
          <w:tcPr>
            <w:tcW w:w="2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E5CE1AE" w14:textId="77777777" w:rsidR="00675506" w:rsidRPr="00675506" w:rsidRDefault="00675506" w:rsidP="00607EDF">
            <w:r w:rsidRPr="00675506">
              <w:t>Release Manager</w:t>
            </w:r>
          </w:p>
        </w:tc>
        <w:tc>
          <w:tcPr>
            <w:tcW w:w="265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4AB31E" w14:textId="77777777" w:rsidR="00675506" w:rsidRPr="00675506" w:rsidRDefault="00675506" w:rsidP="00607EDF">
            <w:r w:rsidRPr="00675506">
              <w:t>Accept</w:t>
            </w:r>
          </w:p>
        </w:tc>
      </w:tr>
    </w:tbl>
    <w:p w14:paraId="7C50BBAF" w14:textId="77777777" w:rsidR="004C7069" w:rsidRPr="0099263D" w:rsidRDefault="004C7069" w:rsidP="00044632">
      <w:pPr>
        <w:rPr>
          <w:szCs w:val="20"/>
        </w:rPr>
      </w:pPr>
    </w:p>
    <w:p w14:paraId="7C50BBB0" w14:textId="77777777" w:rsidR="00185B5A" w:rsidRDefault="00185B5A" w:rsidP="001B5189">
      <w:r>
        <w:br w:type="page"/>
      </w:r>
    </w:p>
    <w:p w14:paraId="7C50BBB1" w14:textId="77777777" w:rsidR="00496A96" w:rsidRPr="00CB4606" w:rsidRDefault="00CB4C85" w:rsidP="002562DF">
      <w:pPr>
        <w:pStyle w:val="TableofContents"/>
        <w:rPr>
          <w:rStyle w:val="Strong"/>
          <w:rFonts w:ascii="Verdana" w:hAnsi="Verdana"/>
        </w:rPr>
      </w:pPr>
      <w:r w:rsidRPr="00CB4606">
        <w:rPr>
          <w:rStyle w:val="Strong"/>
          <w:rFonts w:ascii="Verdana" w:hAnsi="Verdana"/>
        </w:rPr>
        <w:lastRenderedPageBreak/>
        <w:t xml:space="preserve">Table of </w:t>
      </w:r>
      <w:r w:rsidR="00496A96" w:rsidRPr="00CB4606">
        <w:rPr>
          <w:rStyle w:val="Strong"/>
          <w:rFonts w:ascii="Verdana" w:hAnsi="Verdana"/>
        </w:rPr>
        <w:t>Contents</w:t>
      </w:r>
    </w:p>
    <w:p w14:paraId="2258FE7D" w14:textId="77777777" w:rsidR="00DA2EA1" w:rsidRDefault="003C7C8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36940571" w:history="1">
        <w:r w:rsidR="00DA2EA1" w:rsidRPr="00726DD1">
          <w:rPr>
            <w:rStyle w:val="Hyperlink"/>
            <w:noProof/>
          </w:rPr>
          <w:t>1 Introduction</w:t>
        </w:r>
        <w:r w:rsidR="00DA2EA1">
          <w:rPr>
            <w:noProof/>
            <w:webHidden/>
          </w:rPr>
          <w:tab/>
        </w:r>
        <w:r w:rsidR="00DA2EA1">
          <w:rPr>
            <w:noProof/>
            <w:webHidden/>
          </w:rPr>
          <w:fldChar w:fldCharType="begin"/>
        </w:r>
        <w:r w:rsidR="00DA2EA1">
          <w:rPr>
            <w:noProof/>
            <w:webHidden/>
          </w:rPr>
          <w:instrText xml:space="preserve"> PAGEREF _Toc336940571 \h </w:instrText>
        </w:r>
        <w:r w:rsidR="00DA2EA1">
          <w:rPr>
            <w:noProof/>
            <w:webHidden/>
          </w:rPr>
        </w:r>
        <w:r w:rsidR="00DA2EA1">
          <w:rPr>
            <w:noProof/>
            <w:webHidden/>
          </w:rPr>
          <w:fldChar w:fldCharType="separate"/>
        </w:r>
        <w:r w:rsidR="009D0AF8">
          <w:rPr>
            <w:noProof/>
            <w:webHidden/>
          </w:rPr>
          <w:t>4</w:t>
        </w:r>
        <w:r w:rsidR="00DA2EA1">
          <w:rPr>
            <w:noProof/>
            <w:webHidden/>
          </w:rPr>
          <w:fldChar w:fldCharType="end"/>
        </w:r>
      </w:hyperlink>
    </w:p>
    <w:p w14:paraId="4B27CA51" w14:textId="77777777" w:rsidR="00DA2EA1" w:rsidRDefault="006856D8">
      <w:pPr>
        <w:pStyle w:val="TOC2"/>
        <w:tabs>
          <w:tab w:val="right" w:leader="dot" w:pos="9350"/>
        </w:tabs>
        <w:rPr>
          <w:rFonts w:asciiTheme="minorHAnsi" w:eastAsiaTheme="minorEastAsia" w:hAnsiTheme="minorHAnsi" w:cstheme="minorBidi"/>
          <w:noProof/>
          <w:sz w:val="22"/>
        </w:rPr>
      </w:pPr>
      <w:r>
        <w:fldChar w:fldCharType="begin"/>
      </w:r>
      <w:r>
        <w:instrText xml:space="preserve"> HYPERLINK \l "_Toc336940572" </w:instrText>
      </w:r>
      <w:ins w:id="1" w:author="Ian Wehmeyer" w:date="2013-08-01T13:40:00Z"/>
      <w:r>
        <w:fldChar w:fldCharType="separate"/>
      </w:r>
      <w:r w:rsidR="00DA2EA1" w:rsidRPr="00726DD1">
        <w:rPr>
          <w:rStyle w:val="Hyperlink"/>
          <w:noProof/>
        </w:rPr>
        <w:t>1.1 Purpose</w:t>
      </w:r>
      <w:r w:rsidR="00DA2EA1">
        <w:rPr>
          <w:noProof/>
          <w:webHidden/>
        </w:rPr>
        <w:tab/>
      </w:r>
      <w:r w:rsidR="00DA2EA1">
        <w:rPr>
          <w:noProof/>
          <w:webHidden/>
        </w:rPr>
        <w:fldChar w:fldCharType="begin"/>
      </w:r>
      <w:r w:rsidR="00DA2EA1">
        <w:rPr>
          <w:noProof/>
          <w:webHidden/>
        </w:rPr>
        <w:instrText xml:space="preserve"> PAGEREF _Toc336940572 \h </w:instrText>
      </w:r>
      <w:r w:rsidR="00DA2EA1">
        <w:rPr>
          <w:noProof/>
          <w:webHidden/>
        </w:rPr>
      </w:r>
      <w:r w:rsidR="00DA2EA1">
        <w:rPr>
          <w:noProof/>
          <w:webHidden/>
        </w:rPr>
        <w:fldChar w:fldCharType="separate"/>
      </w:r>
      <w:r w:rsidR="009D0AF8">
        <w:rPr>
          <w:noProof/>
          <w:webHidden/>
        </w:rPr>
        <w:t>4</w:t>
      </w:r>
      <w:r w:rsidR="00DA2EA1">
        <w:rPr>
          <w:noProof/>
          <w:webHidden/>
        </w:rPr>
        <w:fldChar w:fldCharType="end"/>
      </w:r>
      <w:r>
        <w:rPr>
          <w:noProof/>
        </w:rPr>
        <w:fldChar w:fldCharType="end"/>
      </w:r>
    </w:p>
    <w:p w14:paraId="50895526" w14:textId="77777777" w:rsidR="00DA2EA1" w:rsidRDefault="006856D8">
      <w:pPr>
        <w:pStyle w:val="TOC2"/>
        <w:tabs>
          <w:tab w:val="right" w:leader="dot" w:pos="9350"/>
        </w:tabs>
        <w:rPr>
          <w:rFonts w:asciiTheme="minorHAnsi" w:eastAsiaTheme="minorEastAsia" w:hAnsiTheme="minorHAnsi" w:cstheme="minorBidi"/>
          <w:noProof/>
          <w:sz w:val="22"/>
        </w:rPr>
      </w:pPr>
      <w:r>
        <w:fldChar w:fldCharType="begin"/>
      </w:r>
      <w:r>
        <w:instrText xml:space="preserve"> HYPERLINK \l "_Toc336940573" </w:instrText>
      </w:r>
      <w:ins w:id="2" w:author="Ian Wehmeyer" w:date="2013-08-01T13:40:00Z"/>
      <w:r>
        <w:fldChar w:fldCharType="separate"/>
      </w:r>
      <w:r w:rsidR="00DA2EA1" w:rsidRPr="00726DD1">
        <w:rPr>
          <w:rStyle w:val="Hyperlink"/>
          <w:noProof/>
        </w:rPr>
        <w:t>1.2 Definitions</w:t>
      </w:r>
      <w:r w:rsidR="00DA2EA1">
        <w:rPr>
          <w:noProof/>
          <w:webHidden/>
        </w:rPr>
        <w:tab/>
      </w:r>
      <w:r w:rsidR="00DA2EA1">
        <w:rPr>
          <w:noProof/>
          <w:webHidden/>
        </w:rPr>
        <w:fldChar w:fldCharType="begin"/>
      </w:r>
      <w:r w:rsidR="00DA2EA1">
        <w:rPr>
          <w:noProof/>
          <w:webHidden/>
        </w:rPr>
        <w:instrText xml:space="preserve"> PAGEREF _Toc336940573 \h </w:instrText>
      </w:r>
      <w:r w:rsidR="00DA2EA1">
        <w:rPr>
          <w:noProof/>
          <w:webHidden/>
        </w:rPr>
      </w:r>
      <w:r w:rsidR="00DA2EA1">
        <w:rPr>
          <w:noProof/>
          <w:webHidden/>
        </w:rPr>
        <w:fldChar w:fldCharType="separate"/>
      </w:r>
      <w:r w:rsidR="009D0AF8">
        <w:rPr>
          <w:noProof/>
          <w:webHidden/>
        </w:rPr>
        <w:t>4</w:t>
      </w:r>
      <w:r w:rsidR="00DA2EA1">
        <w:rPr>
          <w:noProof/>
          <w:webHidden/>
        </w:rPr>
        <w:fldChar w:fldCharType="end"/>
      </w:r>
      <w:r>
        <w:rPr>
          <w:noProof/>
        </w:rPr>
        <w:fldChar w:fldCharType="end"/>
      </w:r>
    </w:p>
    <w:p w14:paraId="3F9476D6" w14:textId="77777777" w:rsidR="00DA2EA1" w:rsidRDefault="006856D8">
      <w:pPr>
        <w:pStyle w:val="TOC1"/>
        <w:rPr>
          <w:rFonts w:asciiTheme="minorHAnsi" w:eastAsiaTheme="minorEastAsia" w:hAnsiTheme="minorHAnsi" w:cstheme="minorBidi"/>
          <w:noProof/>
          <w:sz w:val="22"/>
        </w:rPr>
      </w:pPr>
      <w:r>
        <w:fldChar w:fldCharType="begin"/>
      </w:r>
      <w:r>
        <w:instrText xml:space="preserve"> HYPERLINK \l "_Toc336940574" </w:instrText>
      </w:r>
      <w:ins w:id="3" w:author="Ian Wehmeyer" w:date="2013-08-01T13:40:00Z"/>
      <w:r>
        <w:fldChar w:fldCharType="separate"/>
      </w:r>
      <w:r w:rsidR="00DA2EA1" w:rsidRPr="00726DD1">
        <w:rPr>
          <w:rStyle w:val="Hyperlink"/>
          <w:noProof/>
        </w:rPr>
        <w:t>2 xi User Interface</w:t>
      </w:r>
      <w:r w:rsidR="00DA2EA1">
        <w:rPr>
          <w:noProof/>
          <w:webHidden/>
        </w:rPr>
        <w:tab/>
      </w:r>
      <w:r w:rsidR="00DA2EA1">
        <w:rPr>
          <w:noProof/>
          <w:webHidden/>
        </w:rPr>
        <w:fldChar w:fldCharType="begin"/>
      </w:r>
      <w:r w:rsidR="00DA2EA1">
        <w:rPr>
          <w:noProof/>
          <w:webHidden/>
        </w:rPr>
        <w:instrText xml:space="preserve"> PAGEREF _Toc336940574 \h </w:instrText>
      </w:r>
      <w:r w:rsidR="00DA2EA1">
        <w:rPr>
          <w:noProof/>
          <w:webHidden/>
        </w:rPr>
      </w:r>
      <w:r w:rsidR="00DA2EA1">
        <w:rPr>
          <w:noProof/>
          <w:webHidden/>
        </w:rPr>
        <w:fldChar w:fldCharType="separate"/>
      </w:r>
      <w:r w:rsidR="009D0AF8">
        <w:rPr>
          <w:noProof/>
          <w:webHidden/>
        </w:rPr>
        <w:t>5</w:t>
      </w:r>
      <w:r w:rsidR="00DA2EA1">
        <w:rPr>
          <w:noProof/>
          <w:webHidden/>
        </w:rPr>
        <w:fldChar w:fldCharType="end"/>
      </w:r>
      <w:r>
        <w:rPr>
          <w:noProof/>
        </w:rPr>
        <w:fldChar w:fldCharType="end"/>
      </w:r>
    </w:p>
    <w:p w14:paraId="3D9FB607" w14:textId="77777777" w:rsidR="00DA2EA1" w:rsidRDefault="006856D8">
      <w:pPr>
        <w:pStyle w:val="TOC1"/>
        <w:rPr>
          <w:rFonts w:asciiTheme="minorHAnsi" w:eastAsiaTheme="minorEastAsia" w:hAnsiTheme="minorHAnsi" w:cstheme="minorBidi"/>
          <w:noProof/>
          <w:sz w:val="22"/>
        </w:rPr>
      </w:pPr>
      <w:r>
        <w:fldChar w:fldCharType="begin"/>
      </w:r>
      <w:r>
        <w:instrText xml:space="preserve"> HYPERLINK \l "_Toc336940575" </w:instrText>
      </w:r>
      <w:ins w:id="4" w:author="Ian Wehmeyer" w:date="2013-08-01T13:40:00Z"/>
      <w:r>
        <w:fldChar w:fldCharType="separate"/>
      </w:r>
      <w:r w:rsidR="00DA2EA1" w:rsidRPr="00726DD1">
        <w:rPr>
          <w:rStyle w:val="Hyperlink"/>
          <w:noProof/>
        </w:rPr>
        <w:t>3 xi Web Service Interfaces</w:t>
      </w:r>
      <w:r w:rsidR="00DA2EA1">
        <w:rPr>
          <w:noProof/>
          <w:webHidden/>
        </w:rPr>
        <w:tab/>
      </w:r>
      <w:r w:rsidR="00DA2EA1">
        <w:rPr>
          <w:noProof/>
          <w:webHidden/>
        </w:rPr>
        <w:fldChar w:fldCharType="begin"/>
      </w:r>
      <w:r w:rsidR="00DA2EA1">
        <w:rPr>
          <w:noProof/>
          <w:webHidden/>
        </w:rPr>
        <w:instrText xml:space="preserve"> PAGEREF _Toc336940575 \h </w:instrText>
      </w:r>
      <w:r w:rsidR="00DA2EA1">
        <w:rPr>
          <w:noProof/>
          <w:webHidden/>
        </w:rPr>
      </w:r>
      <w:r w:rsidR="00DA2EA1">
        <w:rPr>
          <w:noProof/>
          <w:webHidden/>
        </w:rPr>
        <w:fldChar w:fldCharType="separate"/>
      </w:r>
      <w:ins w:id="5" w:author="Ian Wehmeyer" w:date="2013-08-01T13:40:00Z">
        <w:r w:rsidR="009D0AF8">
          <w:rPr>
            <w:noProof/>
            <w:webHidden/>
          </w:rPr>
          <w:t>10</w:t>
        </w:r>
      </w:ins>
      <w:del w:id="6" w:author="Ian Wehmeyer" w:date="2013-08-01T13:40:00Z">
        <w:r w:rsidR="00DA2EA1" w:rsidDel="009D0AF8">
          <w:rPr>
            <w:noProof/>
            <w:webHidden/>
          </w:rPr>
          <w:delText>5</w:delText>
        </w:r>
      </w:del>
      <w:r w:rsidR="00DA2EA1">
        <w:rPr>
          <w:noProof/>
          <w:webHidden/>
        </w:rPr>
        <w:fldChar w:fldCharType="end"/>
      </w:r>
      <w:r>
        <w:rPr>
          <w:noProof/>
        </w:rPr>
        <w:fldChar w:fldCharType="end"/>
      </w:r>
    </w:p>
    <w:p w14:paraId="3316EC8E" w14:textId="77777777" w:rsidR="00DA2EA1" w:rsidRDefault="006856D8">
      <w:pPr>
        <w:pStyle w:val="TOC2"/>
        <w:tabs>
          <w:tab w:val="right" w:leader="dot" w:pos="9350"/>
        </w:tabs>
        <w:rPr>
          <w:rFonts w:asciiTheme="minorHAnsi" w:eastAsiaTheme="minorEastAsia" w:hAnsiTheme="minorHAnsi" w:cstheme="minorBidi"/>
          <w:noProof/>
          <w:sz w:val="22"/>
        </w:rPr>
      </w:pPr>
      <w:r>
        <w:fldChar w:fldCharType="begin"/>
      </w:r>
      <w:r>
        <w:instrText xml:space="preserve"> HYPERLINK \l "_Toc336940576" </w:instrText>
      </w:r>
      <w:ins w:id="7" w:author="Ian Wehmeyer" w:date="2013-08-01T13:40:00Z"/>
      <w:r>
        <w:fldChar w:fldCharType="separate"/>
      </w:r>
      <w:r w:rsidR="00DA2EA1" w:rsidRPr="00726DD1">
        <w:rPr>
          <w:rStyle w:val="Hyperlink"/>
          <w:noProof/>
        </w:rPr>
        <w:t>3.1 Executive Summary</w:t>
      </w:r>
      <w:r w:rsidR="00DA2EA1">
        <w:rPr>
          <w:noProof/>
          <w:webHidden/>
        </w:rPr>
        <w:tab/>
      </w:r>
      <w:r w:rsidR="00DA2EA1">
        <w:rPr>
          <w:noProof/>
          <w:webHidden/>
        </w:rPr>
        <w:fldChar w:fldCharType="begin"/>
      </w:r>
      <w:r w:rsidR="00DA2EA1">
        <w:rPr>
          <w:noProof/>
          <w:webHidden/>
        </w:rPr>
        <w:instrText xml:space="preserve"> PAGEREF _Toc336940576 \h </w:instrText>
      </w:r>
      <w:r w:rsidR="00DA2EA1">
        <w:rPr>
          <w:noProof/>
          <w:webHidden/>
        </w:rPr>
      </w:r>
      <w:r w:rsidR="00DA2EA1">
        <w:rPr>
          <w:noProof/>
          <w:webHidden/>
        </w:rPr>
        <w:fldChar w:fldCharType="separate"/>
      </w:r>
      <w:ins w:id="8" w:author="Ian Wehmeyer" w:date="2013-08-01T13:40:00Z">
        <w:r w:rsidR="009D0AF8">
          <w:rPr>
            <w:noProof/>
            <w:webHidden/>
          </w:rPr>
          <w:t>10</w:t>
        </w:r>
      </w:ins>
      <w:del w:id="9" w:author="Ian Wehmeyer" w:date="2013-08-01T13:40:00Z">
        <w:r w:rsidR="00DA2EA1" w:rsidDel="009D0AF8">
          <w:rPr>
            <w:noProof/>
            <w:webHidden/>
          </w:rPr>
          <w:delText>5</w:delText>
        </w:r>
      </w:del>
      <w:r w:rsidR="00DA2EA1">
        <w:rPr>
          <w:noProof/>
          <w:webHidden/>
        </w:rPr>
        <w:fldChar w:fldCharType="end"/>
      </w:r>
      <w:r>
        <w:rPr>
          <w:noProof/>
        </w:rPr>
        <w:fldChar w:fldCharType="end"/>
      </w:r>
    </w:p>
    <w:p w14:paraId="117DDE67" w14:textId="77777777" w:rsidR="00DA2EA1" w:rsidRDefault="006856D8">
      <w:pPr>
        <w:pStyle w:val="TOC2"/>
        <w:tabs>
          <w:tab w:val="right" w:leader="dot" w:pos="9350"/>
        </w:tabs>
        <w:rPr>
          <w:rFonts w:asciiTheme="minorHAnsi" w:eastAsiaTheme="minorEastAsia" w:hAnsiTheme="minorHAnsi" w:cstheme="minorBidi"/>
          <w:noProof/>
          <w:sz w:val="22"/>
        </w:rPr>
      </w:pPr>
      <w:r>
        <w:fldChar w:fldCharType="begin"/>
      </w:r>
      <w:r>
        <w:instrText xml:space="preserve"> HYPERLINK \l "_Toc336940577" </w:instrText>
      </w:r>
      <w:ins w:id="10" w:author="Ian Wehmeyer" w:date="2013-08-01T13:40:00Z"/>
      <w:r>
        <w:fldChar w:fldCharType="separate"/>
      </w:r>
      <w:r w:rsidR="00DA2EA1" w:rsidRPr="00726DD1">
        <w:rPr>
          <w:rStyle w:val="Hyperlink"/>
          <w:noProof/>
        </w:rPr>
        <w:t>3.2 Entitlements</w:t>
      </w:r>
      <w:r w:rsidR="00DA2EA1">
        <w:rPr>
          <w:noProof/>
          <w:webHidden/>
        </w:rPr>
        <w:tab/>
      </w:r>
      <w:r w:rsidR="00DA2EA1">
        <w:rPr>
          <w:noProof/>
          <w:webHidden/>
        </w:rPr>
        <w:fldChar w:fldCharType="begin"/>
      </w:r>
      <w:r w:rsidR="00DA2EA1">
        <w:rPr>
          <w:noProof/>
          <w:webHidden/>
        </w:rPr>
        <w:instrText xml:space="preserve"> PAGEREF _Toc336940577 \h </w:instrText>
      </w:r>
      <w:r w:rsidR="00DA2EA1">
        <w:rPr>
          <w:noProof/>
          <w:webHidden/>
        </w:rPr>
      </w:r>
      <w:r w:rsidR="00DA2EA1">
        <w:rPr>
          <w:noProof/>
          <w:webHidden/>
        </w:rPr>
        <w:fldChar w:fldCharType="separate"/>
      </w:r>
      <w:ins w:id="11" w:author="Ian Wehmeyer" w:date="2013-08-01T13:40:00Z">
        <w:r w:rsidR="009D0AF8">
          <w:rPr>
            <w:noProof/>
            <w:webHidden/>
          </w:rPr>
          <w:t>10</w:t>
        </w:r>
      </w:ins>
      <w:del w:id="12" w:author="Ian Wehmeyer" w:date="2013-08-01T13:40:00Z">
        <w:r w:rsidR="00DA2EA1" w:rsidDel="009D0AF8">
          <w:rPr>
            <w:noProof/>
            <w:webHidden/>
          </w:rPr>
          <w:delText>5</w:delText>
        </w:r>
      </w:del>
      <w:r w:rsidR="00DA2EA1">
        <w:rPr>
          <w:noProof/>
          <w:webHidden/>
        </w:rPr>
        <w:fldChar w:fldCharType="end"/>
      </w:r>
      <w:r>
        <w:rPr>
          <w:noProof/>
        </w:rPr>
        <w:fldChar w:fldCharType="end"/>
      </w:r>
    </w:p>
    <w:p w14:paraId="24C9CE97" w14:textId="77777777" w:rsidR="00DA2EA1" w:rsidRDefault="006856D8">
      <w:pPr>
        <w:pStyle w:val="TOC2"/>
        <w:tabs>
          <w:tab w:val="right" w:leader="dot" w:pos="9350"/>
        </w:tabs>
        <w:rPr>
          <w:rFonts w:asciiTheme="minorHAnsi" w:eastAsiaTheme="minorEastAsia" w:hAnsiTheme="minorHAnsi" w:cstheme="minorBidi"/>
          <w:noProof/>
          <w:sz w:val="22"/>
        </w:rPr>
      </w:pPr>
      <w:r>
        <w:fldChar w:fldCharType="begin"/>
      </w:r>
      <w:r>
        <w:instrText xml:space="preserve"> HYPERLINK \l "_Toc336940578" </w:instrText>
      </w:r>
      <w:ins w:id="13" w:author="Ian Wehmeyer" w:date="2013-08-01T13:40:00Z"/>
      <w:r>
        <w:fldChar w:fldCharType="separate"/>
      </w:r>
      <w:r w:rsidR="00DA2EA1" w:rsidRPr="00726DD1">
        <w:rPr>
          <w:rStyle w:val="Hyperlink"/>
          <w:noProof/>
        </w:rPr>
        <w:t>3.3 Blue lanes</w:t>
      </w:r>
      <w:r w:rsidR="00DA2EA1">
        <w:rPr>
          <w:noProof/>
          <w:webHidden/>
        </w:rPr>
        <w:tab/>
      </w:r>
      <w:r w:rsidR="00DA2EA1">
        <w:rPr>
          <w:noProof/>
          <w:webHidden/>
        </w:rPr>
        <w:fldChar w:fldCharType="begin"/>
      </w:r>
      <w:r w:rsidR="00DA2EA1">
        <w:rPr>
          <w:noProof/>
          <w:webHidden/>
        </w:rPr>
        <w:instrText xml:space="preserve"> PAGEREF _Toc336940578 \h </w:instrText>
      </w:r>
      <w:r w:rsidR="00DA2EA1">
        <w:rPr>
          <w:noProof/>
          <w:webHidden/>
        </w:rPr>
      </w:r>
      <w:r w:rsidR="00DA2EA1">
        <w:rPr>
          <w:noProof/>
          <w:webHidden/>
        </w:rPr>
        <w:fldChar w:fldCharType="separate"/>
      </w:r>
      <w:ins w:id="14" w:author="Ian Wehmeyer" w:date="2013-08-01T13:40:00Z">
        <w:r w:rsidR="009D0AF8">
          <w:rPr>
            <w:noProof/>
            <w:webHidden/>
          </w:rPr>
          <w:t>11</w:t>
        </w:r>
      </w:ins>
      <w:del w:id="15" w:author="Ian Wehmeyer" w:date="2013-08-01T13:40:00Z">
        <w:r w:rsidR="00DA2EA1" w:rsidDel="009D0AF8">
          <w:rPr>
            <w:noProof/>
            <w:webHidden/>
          </w:rPr>
          <w:delText>6</w:delText>
        </w:r>
      </w:del>
      <w:r w:rsidR="00DA2EA1">
        <w:rPr>
          <w:noProof/>
          <w:webHidden/>
        </w:rPr>
        <w:fldChar w:fldCharType="end"/>
      </w:r>
      <w:r>
        <w:rPr>
          <w:noProof/>
        </w:rPr>
        <w:fldChar w:fldCharType="end"/>
      </w:r>
    </w:p>
    <w:p w14:paraId="6D074108" w14:textId="77777777" w:rsidR="00DA2EA1" w:rsidRDefault="006856D8">
      <w:pPr>
        <w:pStyle w:val="TOC2"/>
        <w:tabs>
          <w:tab w:val="right" w:leader="dot" w:pos="9350"/>
        </w:tabs>
        <w:rPr>
          <w:rFonts w:asciiTheme="minorHAnsi" w:eastAsiaTheme="minorEastAsia" w:hAnsiTheme="minorHAnsi" w:cstheme="minorBidi"/>
          <w:noProof/>
          <w:sz w:val="22"/>
        </w:rPr>
      </w:pPr>
      <w:r>
        <w:fldChar w:fldCharType="begin"/>
      </w:r>
      <w:r>
        <w:instrText xml:space="preserve"> HYPERLINK \l "_Toc336940579" </w:instrText>
      </w:r>
      <w:ins w:id="16" w:author="Ian Wehmeyer" w:date="2013-08-01T13:40:00Z"/>
      <w:r>
        <w:fldChar w:fldCharType="separate"/>
      </w:r>
      <w:r w:rsidR="00DA2EA1" w:rsidRPr="00726DD1">
        <w:rPr>
          <w:rStyle w:val="Hyperlink"/>
          <w:noProof/>
        </w:rPr>
        <w:t>3.4 Guests</w:t>
      </w:r>
      <w:r w:rsidR="00DA2EA1">
        <w:rPr>
          <w:noProof/>
          <w:webHidden/>
        </w:rPr>
        <w:tab/>
      </w:r>
      <w:r w:rsidR="00DA2EA1">
        <w:rPr>
          <w:noProof/>
          <w:webHidden/>
        </w:rPr>
        <w:fldChar w:fldCharType="begin"/>
      </w:r>
      <w:r w:rsidR="00DA2EA1">
        <w:rPr>
          <w:noProof/>
          <w:webHidden/>
        </w:rPr>
        <w:instrText xml:space="preserve"> PAGEREF _Toc336940579 \h </w:instrText>
      </w:r>
      <w:r w:rsidR="00DA2EA1">
        <w:rPr>
          <w:noProof/>
          <w:webHidden/>
        </w:rPr>
        <w:fldChar w:fldCharType="separate"/>
      </w:r>
      <w:ins w:id="17" w:author="Ian Wehmeyer" w:date="2013-08-01T13:40:00Z">
        <w:r w:rsidR="009D0AF8">
          <w:rPr>
            <w:b/>
            <w:noProof/>
            <w:webHidden/>
          </w:rPr>
          <w:t>Error! Bookmark not defined.</w:t>
        </w:r>
      </w:ins>
      <w:del w:id="18" w:author="Ian Wehmeyer" w:date="2013-08-01T13:40:00Z">
        <w:r w:rsidR="00DA2EA1" w:rsidDel="009D0AF8">
          <w:rPr>
            <w:noProof/>
            <w:webHidden/>
          </w:rPr>
          <w:delText>6</w:delText>
        </w:r>
      </w:del>
      <w:r w:rsidR="00DA2EA1">
        <w:rPr>
          <w:noProof/>
          <w:webHidden/>
        </w:rPr>
        <w:fldChar w:fldCharType="end"/>
      </w:r>
      <w:r>
        <w:rPr>
          <w:noProof/>
        </w:rPr>
        <w:fldChar w:fldCharType="end"/>
      </w:r>
    </w:p>
    <w:p w14:paraId="4A56C95D" w14:textId="77777777" w:rsidR="00DA2EA1" w:rsidRDefault="006856D8">
      <w:pPr>
        <w:pStyle w:val="TOC2"/>
        <w:tabs>
          <w:tab w:val="right" w:leader="dot" w:pos="9350"/>
        </w:tabs>
        <w:rPr>
          <w:rFonts w:asciiTheme="minorHAnsi" w:eastAsiaTheme="minorEastAsia" w:hAnsiTheme="minorHAnsi" w:cstheme="minorBidi"/>
          <w:noProof/>
          <w:sz w:val="22"/>
        </w:rPr>
      </w:pPr>
      <w:r>
        <w:fldChar w:fldCharType="begin"/>
      </w:r>
      <w:r>
        <w:instrText xml:space="preserve"> HYPERLINK \l "_Toc336940580" </w:instrText>
      </w:r>
      <w:ins w:id="19" w:author="Ian Wehmeyer" w:date="2013-08-01T13:40:00Z"/>
      <w:r>
        <w:fldChar w:fldCharType="separate"/>
      </w:r>
      <w:r w:rsidR="00DA2EA1" w:rsidRPr="00726DD1">
        <w:rPr>
          <w:rStyle w:val="Hyperlink"/>
          <w:noProof/>
        </w:rPr>
        <w:t>3.5 Daily Recruiting Report</w:t>
      </w:r>
      <w:r w:rsidR="00DA2EA1">
        <w:rPr>
          <w:noProof/>
          <w:webHidden/>
        </w:rPr>
        <w:tab/>
      </w:r>
      <w:r w:rsidR="00DA2EA1">
        <w:rPr>
          <w:noProof/>
          <w:webHidden/>
        </w:rPr>
        <w:fldChar w:fldCharType="begin"/>
      </w:r>
      <w:r w:rsidR="00DA2EA1">
        <w:rPr>
          <w:noProof/>
          <w:webHidden/>
        </w:rPr>
        <w:instrText xml:space="preserve"> PAGEREF _Toc336940580 \h </w:instrText>
      </w:r>
      <w:r w:rsidR="00DA2EA1">
        <w:rPr>
          <w:noProof/>
          <w:webHidden/>
        </w:rPr>
      </w:r>
      <w:r w:rsidR="00DA2EA1">
        <w:rPr>
          <w:noProof/>
          <w:webHidden/>
        </w:rPr>
        <w:fldChar w:fldCharType="separate"/>
      </w:r>
      <w:ins w:id="20" w:author="Ian Wehmeyer" w:date="2013-08-01T13:40:00Z">
        <w:r w:rsidR="009D0AF8">
          <w:rPr>
            <w:noProof/>
            <w:webHidden/>
          </w:rPr>
          <w:t>11</w:t>
        </w:r>
      </w:ins>
      <w:del w:id="21" w:author="Ian Wehmeyer" w:date="2013-08-01T13:40:00Z">
        <w:r w:rsidR="00DA2EA1" w:rsidDel="009D0AF8">
          <w:rPr>
            <w:noProof/>
            <w:webHidden/>
          </w:rPr>
          <w:delText>6</w:delText>
        </w:r>
      </w:del>
      <w:r w:rsidR="00DA2EA1">
        <w:rPr>
          <w:noProof/>
          <w:webHidden/>
        </w:rPr>
        <w:fldChar w:fldCharType="end"/>
      </w:r>
      <w:r>
        <w:rPr>
          <w:noProof/>
        </w:rPr>
        <w:fldChar w:fldCharType="end"/>
      </w:r>
    </w:p>
    <w:p w14:paraId="7E77DF8E" w14:textId="77777777" w:rsidR="00DA2EA1" w:rsidRDefault="006856D8">
      <w:pPr>
        <w:pStyle w:val="TOC1"/>
        <w:rPr>
          <w:rFonts w:asciiTheme="minorHAnsi" w:eastAsiaTheme="minorEastAsia" w:hAnsiTheme="minorHAnsi" w:cstheme="minorBidi"/>
          <w:noProof/>
          <w:sz w:val="22"/>
        </w:rPr>
      </w:pPr>
      <w:r>
        <w:fldChar w:fldCharType="begin"/>
      </w:r>
      <w:r>
        <w:instrText xml:space="preserve"> HYPERLINK \l "_Toc336940581" </w:instrText>
      </w:r>
      <w:ins w:id="22" w:author="Ian Wehmeyer" w:date="2013-08-01T13:40:00Z"/>
      <w:r>
        <w:fldChar w:fldCharType="separate"/>
      </w:r>
      <w:r w:rsidR="00DA2EA1" w:rsidRPr="00726DD1">
        <w:rPr>
          <w:rStyle w:val="Hyperlink"/>
          <w:noProof/>
        </w:rPr>
        <w:t>4 xi Data store</w:t>
      </w:r>
      <w:r w:rsidR="00DA2EA1">
        <w:rPr>
          <w:noProof/>
          <w:webHidden/>
        </w:rPr>
        <w:tab/>
      </w:r>
      <w:r w:rsidR="00DA2EA1">
        <w:rPr>
          <w:noProof/>
          <w:webHidden/>
        </w:rPr>
        <w:fldChar w:fldCharType="begin"/>
      </w:r>
      <w:r w:rsidR="00DA2EA1">
        <w:rPr>
          <w:noProof/>
          <w:webHidden/>
        </w:rPr>
        <w:instrText xml:space="preserve"> PAGEREF _Toc336940581 \h </w:instrText>
      </w:r>
      <w:r w:rsidR="00DA2EA1">
        <w:rPr>
          <w:noProof/>
          <w:webHidden/>
        </w:rPr>
      </w:r>
      <w:r w:rsidR="00DA2EA1">
        <w:rPr>
          <w:noProof/>
          <w:webHidden/>
        </w:rPr>
        <w:fldChar w:fldCharType="separate"/>
      </w:r>
      <w:ins w:id="23" w:author="Ian Wehmeyer" w:date="2013-08-01T13:40:00Z">
        <w:r w:rsidR="009D0AF8">
          <w:rPr>
            <w:noProof/>
            <w:webHidden/>
          </w:rPr>
          <w:t>12</w:t>
        </w:r>
      </w:ins>
      <w:del w:id="24" w:author="Ian Wehmeyer" w:date="2013-08-01T13:40:00Z">
        <w:r w:rsidR="00DA2EA1" w:rsidDel="009D0AF8">
          <w:rPr>
            <w:noProof/>
            <w:webHidden/>
          </w:rPr>
          <w:delText>6</w:delText>
        </w:r>
      </w:del>
      <w:r w:rsidR="00DA2EA1">
        <w:rPr>
          <w:noProof/>
          <w:webHidden/>
        </w:rPr>
        <w:fldChar w:fldCharType="end"/>
      </w:r>
      <w:r>
        <w:rPr>
          <w:noProof/>
        </w:rPr>
        <w:fldChar w:fldCharType="end"/>
      </w:r>
    </w:p>
    <w:p w14:paraId="7C50BBBC" w14:textId="77777777" w:rsidR="00984F0E" w:rsidRDefault="003C7C80" w:rsidP="00044632">
      <w:r>
        <w:fldChar w:fldCharType="end"/>
      </w:r>
    </w:p>
    <w:p w14:paraId="7C50BBBD" w14:textId="77777777" w:rsidR="00984F0E" w:rsidRDefault="00984F0E">
      <w:pPr>
        <w:spacing w:after="0" w:line="240" w:lineRule="auto"/>
      </w:pPr>
      <w:r>
        <w:br w:type="page"/>
      </w:r>
    </w:p>
    <w:p w14:paraId="7C50BBBE" w14:textId="77777777" w:rsidR="00496A96" w:rsidRPr="00187A6B" w:rsidRDefault="00496A96" w:rsidP="00044632"/>
    <w:p w14:paraId="7C50BBBF" w14:textId="77777777" w:rsidR="003860E4" w:rsidRDefault="002837F4" w:rsidP="00496A96">
      <w:pPr>
        <w:pStyle w:val="Heading1"/>
      </w:pPr>
      <w:bookmarkStart w:id="25" w:name="_Toc336940571"/>
      <w:r>
        <w:t>Introduction</w:t>
      </w:r>
      <w:bookmarkEnd w:id="25"/>
    </w:p>
    <w:p w14:paraId="7C50BBC0" w14:textId="77777777" w:rsidR="00C12077" w:rsidRPr="00C12077" w:rsidRDefault="00C12077" w:rsidP="00C12077">
      <w:r>
        <w:t xml:space="preserve">Please note that throughout this document page names are highlighted in </w:t>
      </w:r>
      <w:r w:rsidRPr="00C12077">
        <w:rPr>
          <w:b/>
        </w:rPr>
        <w:t>bold</w:t>
      </w:r>
      <w:r>
        <w:t xml:space="preserve"> while page element names are in </w:t>
      </w:r>
      <w:r w:rsidRPr="00C12077">
        <w:rPr>
          <w:i/>
        </w:rPr>
        <w:t>italic</w:t>
      </w:r>
      <w:r>
        <w:t>.</w:t>
      </w:r>
    </w:p>
    <w:p w14:paraId="7C50BBC1" w14:textId="77777777" w:rsidR="002837F4" w:rsidRDefault="002837F4" w:rsidP="002837F4">
      <w:pPr>
        <w:pStyle w:val="Heading2"/>
      </w:pPr>
      <w:bookmarkStart w:id="26" w:name="_Toc336940572"/>
      <w:r>
        <w:t>Purpose</w:t>
      </w:r>
      <w:bookmarkEnd w:id="26"/>
    </w:p>
    <w:p w14:paraId="7C50BBC2" w14:textId="394C6462" w:rsidR="00D55FA5" w:rsidRDefault="00D55FA5" w:rsidP="00D55FA5">
      <w:pPr>
        <w:pStyle w:val="BodyA"/>
        <w:ind w:left="360" w:firstLine="0"/>
      </w:pPr>
      <w:r>
        <w:t>This document describes the archi</w:t>
      </w:r>
      <w:r w:rsidR="00607EDF">
        <w:t>tecture and the design of the Real Time Dashboard</w:t>
      </w:r>
      <w:r>
        <w:t xml:space="preserve"> user interface, web ser</w:t>
      </w:r>
      <w:r w:rsidR="00607EDF">
        <w:t xml:space="preserve">vices, and data store of the </w:t>
      </w:r>
      <w:r>
        <w:t xml:space="preserve">system. Explicitly, </w:t>
      </w:r>
      <w:r w:rsidR="00607EDF">
        <w:t xml:space="preserve">the dashboards consist of the </w:t>
      </w:r>
      <w:proofErr w:type="spellStart"/>
      <w:r w:rsidR="00607EDF">
        <w:t>xi</w:t>
      </w:r>
      <w:r>
        <w:t>.war</w:t>
      </w:r>
      <w:proofErr w:type="spellEnd"/>
      <w:r>
        <w:t xml:space="preserve"> file deployed in a </w:t>
      </w:r>
      <w:proofErr w:type="spellStart"/>
      <w:r>
        <w:t>TCServer</w:t>
      </w:r>
      <w:proofErr w:type="spellEnd"/>
      <w:r>
        <w:t xml:space="preserve"> instance, and database tables and stored procedures hosted on </w:t>
      </w:r>
      <w:proofErr w:type="spellStart"/>
      <w:r>
        <w:t>SQLServer</w:t>
      </w:r>
      <w:proofErr w:type="spellEnd"/>
      <w:r>
        <w:t>.</w:t>
      </w:r>
    </w:p>
    <w:p w14:paraId="7C50BBC3" w14:textId="77777777" w:rsidR="00984F0E" w:rsidRDefault="00984F0E" w:rsidP="00984F0E">
      <w:pPr>
        <w:pStyle w:val="Heading2"/>
      </w:pPr>
      <w:bookmarkStart w:id="27" w:name="_Toc336940573"/>
      <w:r>
        <w:t>Definitions</w:t>
      </w:r>
      <w:bookmarkEnd w:id="27"/>
    </w:p>
    <w:tbl>
      <w:tblPr>
        <w:tblW w:w="8990" w:type="dxa"/>
        <w:tblInd w:w="725" w:type="dxa"/>
        <w:shd w:val="clear" w:color="auto" w:fill="FFFFFF"/>
        <w:tblLayout w:type="fixed"/>
        <w:tblLook w:val="0000" w:firstRow="0" w:lastRow="0" w:firstColumn="0" w:lastColumn="0" w:noHBand="0" w:noVBand="0"/>
      </w:tblPr>
      <w:tblGrid>
        <w:gridCol w:w="4485"/>
        <w:gridCol w:w="4505"/>
      </w:tblGrid>
      <w:tr w:rsidR="00D55FA5" w:rsidRPr="00070AD5" w14:paraId="7C50BBC6" w14:textId="77777777" w:rsidTr="007653A7">
        <w:trPr>
          <w:cantSplit/>
          <w:trHeight w:val="317"/>
        </w:trPr>
        <w:tc>
          <w:tcPr>
            <w:tcW w:w="4485" w:type="dxa"/>
            <w:tcBorders>
              <w:top w:val="dotted" w:sz="4" w:space="0" w:color="000000"/>
              <w:left w:val="dotted" w:sz="4" w:space="0" w:color="000000"/>
              <w:bottom w:val="dotted" w:sz="4" w:space="0" w:color="000000"/>
              <w:right w:val="dotted" w:sz="4" w:space="0" w:color="000000"/>
            </w:tcBorders>
            <w:shd w:val="clear" w:color="auto" w:fill="7F7F7F" w:themeFill="text1" w:themeFillTint="80"/>
            <w:tcMar>
              <w:top w:w="0" w:type="dxa"/>
              <w:left w:w="0" w:type="dxa"/>
              <w:bottom w:w="0" w:type="dxa"/>
              <w:right w:w="0" w:type="dxa"/>
            </w:tcMar>
          </w:tcPr>
          <w:p w14:paraId="7C50BBC4" w14:textId="77777777" w:rsidR="00D55FA5" w:rsidRPr="00070AD5" w:rsidRDefault="00D55FA5" w:rsidP="00607EDF">
            <w:pPr>
              <w:pStyle w:val="TableGrid1"/>
              <w:jc w:val="center"/>
              <w:rPr>
                <w:rFonts w:ascii="Verdana" w:hAnsi="Verdana"/>
                <w:b/>
              </w:rPr>
            </w:pPr>
            <w:r w:rsidRPr="00070AD5">
              <w:rPr>
                <w:rFonts w:ascii="Verdana" w:hAnsi="Verdana"/>
                <w:b/>
              </w:rPr>
              <w:t>Term</w:t>
            </w:r>
          </w:p>
        </w:tc>
        <w:tc>
          <w:tcPr>
            <w:tcW w:w="4505" w:type="dxa"/>
            <w:tcBorders>
              <w:top w:val="dotted" w:sz="4" w:space="0" w:color="000000"/>
              <w:left w:val="dotted" w:sz="4" w:space="0" w:color="000000"/>
              <w:bottom w:val="dotted" w:sz="4" w:space="0" w:color="000000"/>
              <w:right w:val="dotted" w:sz="4" w:space="0" w:color="000000"/>
            </w:tcBorders>
            <w:shd w:val="clear" w:color="auto" w:fill="7F7F7F" w:themeFill="text1" w:themeFillTint="80"/>
            <w:tcMar>
              <w:top w:w="0" w:type="dxa"/>
              <w:left w:w="0" w:type="dxa"/>
              <w:bottom w:w="0" w:type="dxa"/>
              <w:right w:w="0" w:type="dxa"/>
            </w:tcMar>
          </w:tcPr>
          <w:p w14:paraId="7C50BBC5" w14:textId="77777777" w:rsidR="00D55FA5" w:rsidRPr="00070AD5" w:rsidRDefault="00D55FA5" w:rsidP="00607EDF">
            <w:pPr>
              <w:pStyle w:val="TableGrid1"/>
              <w:jc w:val="center"/>
              <w:rPr>
                <w:rFonts w:ascii="Verdana" w:hAnsi="Verdana"/>
                <w:b/>
              </w:rPr>
            </w:pPr>
            <w:r w:rsidRPr="00070AD5">
              <w:rPr>
                <w:rFonts w:ascii="Verdana" w:hAnsi="Verdana"/>
                <w:b/>
              </w:rPr>
              <w:t>Definition</w:t>
            </w:r>
          </w:p>
        </w:tc>
      </w:tr>
      <w:tr w:rsidR="00D55FA5" w:rsidRPr="00070AD5" w14:paraId="7C50BBCC" w14:textId="77777777" w:rsidTr="007653A7">
        <w:trPr>
          <w:cantSplit/>
          <w:trHeight w:val="480"/>
        </w:trPr>
        <w:tc>
          <w:tcPr>
            <w:tcW w:w="448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C50BBCA" w14:textId="39CBE89F" w:rsidR="00D55FA5" w:rsidRPr="00070AD5" w:rsidRDefault="00607EDF" w:rsidP="00607EDF">
            <w:pPr>
              <w:pStyle w:val="TableGrid1"/>
              <w:rPr>
                <w:rFonts w:ascii="Verdana" w:hAnsi="Verdana"/>
              </w:rPr>
            </w:pPr>
            <w:r>
              <w:rPr>
                <w:rFonts w:ascii="Verdana" w:hAnsi="Verdana"/>
              </w:rPr>
              <w:t>E</w:t>
            </w:r>
            <w:r w:rsidR="00D55FA5" w:rsidRPr="00070AD5">
              <w:rPr>
                <w:rFonts w:ascii="Verdana" w:hAnsi="Verdana"/>
              </w:rPr>
              <w:t>ntitlements</w:t>
            </w:r>
          </w:p>
        </w:tc>
        <w:tc>
          <w:tcPr>
            <w:tcW w:w="450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C50BBCB" w14:textId="77777777" w:rsidR="00D55FA5" w:rsidRPr="00070AD5" w:rsidRDefault="00D55FA5" w:rsidP="00607EDF">
            <w:pPr>
              <w:pStyle w:val="TableGrid1"/>
              <w:rPr>
                <w:rFonts w:ascii="Verdana" w:hAnsi="Verdana"/>
              </w:rPr>
            </w:pPr>
            <w:proofErr w:type="gramStart"/>
            <w:r w:rsidRPr="00070AD5">
              <w:rPr>
                <w:rFonts w:ascii="Verdana" w:hAnsi="Verdana"/>
              </w:rPr>
              <w:t>selected</w:t>
            </w:r>
            <w:proofErr w:type="gramEnd"/>
            <w:r w:rsidRPr="00070AD5">
              <w:rPr>
                <w:rFonts w:ascii="Verdana" w:hAnsi="Verdana"/>
              </w:rPr>
              <w:t xml:space="preserve"> or booked experiences</w:t>
            </w:r>
          </w:p>
        </w:tc>
      </w:tr>
      <w:tr w:rsidR="00D55FA5" w:rsidRPr="00070AD5" w14:paraId="7C50BBCF" w14:textId="77777777" w:rsidTr="007653A7">
        <w:trPr>
          <w:cantSplit/>
          <w:trHeight w:val="720"/>
        </w:trPr>
        <w:tc>
          <w:tcPr>
            <w:tcW w:w="448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C50BBCD" w14:textId="33557BD2" w:rsidR="00D55FA5" w:rsidRPr="00070AD5" w:rsidRDefault="00607EDF" w:rsidP="00607EDF">
            <w:pPr>
              <w:pStyle w:val="TableGrid1"/>
              <w:rPr>
                <w:rFonts w:ascii="Verdana" w:hAnsi="Verdana"/>
              </w:rPr>
            </w:pPr>
            <w:proofErr w:type="spellStart"/>
            <w:r>
              <w:rPr>
                <w:rFonts w:ascii="Verdana" w:hAnsi="Verdana"/>
              </w:rPr>
              <w:t>O</w:t>
            </w:r>
            <w:r w:rsidR="00D55FA5" w:rsidRPr="00070AD5">
              <w:rPr>
                <w:rFonts w:ascii="Verdana" w:hAnsi="Verdana"/>
              </w:rPr>
              <w:t>ffersets</w:t>
            </w:r>
            <w:proofErr w:type="spellEnd"/>
          </w:p>
        </w:tc>
        <w:tc>
          <w:tcPr>
            <w:tcW w:w="450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C50BBCE" w14:textId="77777777" w:rsidR="00D55FA5" w:rsidRPr="00070AD5" w:rsidRDefault="00D55FA5" w:rsidP="00607EDF">
            <w:pPr>
              <w:pStyle w:val="TableGrid1"/>
              <w:rPr>
                <w:rFonts w:ascii="Verdana" w:hAnsi="Verdana"/>
              </w:rPr>
            </w:pPr>
            <w:proofErr w:type="gramStart"/>
            <w:r w:rsidRPr="00070AD5">
              <w:rPr>
                <w:rFonts w:ascii="Verdana" w:hAnsi="Verdana"/>
              </w:rPr>
              <w:t>a</w:t>
            </w:r>
            <w:proofErr w:type="gramEnd"/>
            <w:r w:rsidRPr="00070AD5">
              <w:rPr>
                <w:rFonts w:ascii="Verdana" w:hAnsi="Verdana"/>
              </w:rPr>
              <w:t xml:space="preserve"> group of entitlements that were booked as a group. </w:t>
            </w:r>
            <w:proofErr w:type="gramStart"/>
            <w:r w:rsidRPr="00070AD5">
              <w:rPr>
                <w:rFonts w:ascii="Verdana" w:hAnsi="Verdana"/>
              </w:rPr>
              <w:t>all</w:t>
            </w:r>
            <w:proofErr w:type="gramEnd"/>
            <w:r w:rsidRPr="00070AD5">
              <w:rPr>
                <w:rFonts w:ascii="Verdana" w:hAnsi="Verdana"/>
              </w:rPr>
              <w:t xml:space="preserve"> standard entitlements are part of an </w:t>
            </w:r>
            <w:proofErr w:type="spellStart"/>
            <w:r w:rsidRPr="00070AD5">
              <w:rPr>
                <w:rFonts w:ascii="Verdana" w:hAnsi="Verdana"/>
              </w:rPr>
              <w:t>offerset</w:t>
            </w:r>
            <w:proofErr w:type="spellEnd"/>
          </w:p>
        </w:tc>
      </w:tr>
      <w:tr w:rsidR="00D55FA5" w:rsidRPr="00070AD5" w14:paraId="7C50BBD2" w14:textId="77777777" w:rsidTr="007653A7">
        <w:trPr>
          <w:cantSplit/>
          <w:trHeight w:val="480"/>
        </w:trPr>
        <w:tc>
          <w:tcPr>
            <w:tcW w:w="448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C50BBD0" w14:textId="7E950D63" w:rsidR="00D55FA5" w:rsidRPr="00070AD5" w:rsidRDefault="00607EDF" w:rsidP="00607EDF">
            <w:pPr>
              <w:pStyle w:val="TableGrid1"/>
              <w:rPr>
                <w:rFonts w:ascii="Verdana" w:hAnsi="Verdana"/>
              </w:rPr>
            </w:pPr>
            <w:r>
              <w:rPr>
                <w:rFonts w:ascii="Verdana" w:hAnsi="Verdana"/>
              </w:rPr>
              <w:t>R</w:t>
            </w:r>
            <w:r w:rsidR="00D55FA5" w:rsidRPr="00070AD5">
              <w:rPr>
                <w:rFonts w:ascii="Verdana" w:hAnsi="Verdana"/>
              </w:rPr>
              <w:t>edemption</w:t>
            </w:r>
          </w:p>
        </w:tc>
        <w:tc>
          <w:tcPr>
            <w:tcW w:w="450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C50BBD1" w14:textId="77777777" w:rsidR="00D55FA5" w:rsidRPr="00070AD5" w:rsidRDefault="00D55FA5" w:rsidP="00607EDF">
            <w:pPr>
              <w:pStyle w:val="TableGrid1"/>
              <w:rPr>
                <w:rFonts w:ascii="Verdana" w:hAnsi="Verdana"/>
              </w:rPr>
            </w:pPr>
            <w:proofErr w:type="gramStart"/>
            <w:r w:rsidRPr="00070AD5">
              <w:rPr>
                <w:rFonts w:ascii="Verdana" w:hAnsi="Verdana"/>
              </w:rPr>
              <w:t>the</w:t>
            </w:r>
            <w:proofErr w:type="gramEnd"/>
            <w:r w:rsidRPr="00070AD5">
              <w:rPr>
                <w:rFonts w:ascii="Verdana" w:hAnsi="Verdana"/>
              </w:rPr>
              <w:t xml:space="preserve"> redemption of an entitlement</w:t>
            </w:r>
          </w:p>
        </w:tc>
      </w:tr>
      <w:tr w:rsidR="00D55FA5" w:rsidRPr="00070AD5" w14:paraId="7C50BBD5" w14:textId="77777777" w:rsidTr="007653A7">
        <w:trPr>
          <w:cantSplit/>
          <w:trHeight w:val="480"/>
        </w:trPr>
        <w:tc>
          <w:tcPr>
            <w:tcW w:w="448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C50BBD3" w14:textId="7B987190" w:rsidR="00D55FA5" w:rsidRPr="00070AD5" w:rsidRDefault="00607EDF" w:rsidP="00607EDF">
            <w:pPr>
              <w:pStyle w:val="TableGrid1"/>
              <w:rPr>
                <w:rFonts w:ascii="Verdana" w:hAnsi="Verdana"/>
              </w:rPr>
            </w:pPr>
            <w:r>
              <w:rPr>
                <w:rFonts w:ascii="Verdana" w:hAnsi="Verdana"/>
              </w:rPr>
              <w:t>Bl</w:t>
            </w:r>
            <w:r w:rsidR="00D55FA5" w:rsidRPr="00070AD5">
              <w:rPr>
                <w:rFonts w:ascii="Verdana" w:hAnsi="Verdana"/>
              </w:rPr>
              <w:t>ue lanes</w:t>
            </w:r>
          </w:p>
        </w:tc>
        <w:tc>
          <w:tcPr>
            <w:tcW w:w="450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C50BBD4" w14:textId="77777777" w:rsidR="00D55FA5" w:rsidRPr="00070AD5" w:rsidRDefault="00D55FA5" w:rsidP="00607EDF">
            <w:pPr>
              <w:pStyle w:val="TableGrid1"/>
              <w:rPr>
                <w:rFonts w:ascii="Verdana" w:hAnsi="Verdana"/>
              </w:rPr>
            </w:pPr>
            <w:proofErr w:type="gramStart"/>
            <w:r w:rsidRPr="00070AD5">
              <w:rPr>
                <w:rFonts w:ascii="Verdana" w:hAnsi="Verdana"/>
              </w:rPr>
              <w:t>extraordinary</w:t>
            </w:r>
            <w:proofErr w:type="gramEnd"/>
            <w:r w:rsidRPr="00070AD5">
              <w:rPr>
                <w:rFonts w:ascii="Verdana" w:hAnsi="Verdana"/>
              </w:rPr>
              <w:t xml:space="preserve"> attempts to redeem entitlements</w:t>
            </w:r>
          </w:p>
        </w:tc>
      </w:tr>
      <w:tr w:rsidR="00D55FA5" w:rsidRPr="00070AD5" w14:paraId="7C50BBD8" w14:textId="77777777" w:rsidTr="007653A7">
        <w:trPr>
          <w:cantSplit/>
          <w:trHeight w:val="720"/>
        </w:trPr>
        <w:tc>
          <w:tcPr>
            <w:tcW w:w="448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C50BBD6" w14:textId="3AAF14BF" w:rsidR="00D55FA5" w:rsidRPr="00070AD5" w:rsidRDefault="00607EDF" w:rsidP="00607EDF">
            <w:pPr>
              <w:pStyle w:val="TableGrid1"/>
              <w:rPr>
                <w:rFonts w:ascii="Verdana" w:hAnsi="Verdana"/>
              </w:rPr>
            </w:pPr>
            <w:r>
              <w:rPr>
                <w:rFonts w:ascii="Verdana" w:hAnsi="Verdana"/>
              </w:rPr>
              <w:t>O</w:t>
            </w:r>
            <w:r w:rsidR="00D55FA5" w:rsidRPr="00070AD5">
              <w:rPr>
                <w:rFonts w:ascii="Verdana" w:hAnsi="Verdana"/>
              </w:rPr>
              <w:t>verrides</w:t>
            </w:r>
          </w:p>
        </w:tc>
        <w:tc>
          <w:tcPr>
            <w:tcW w:w="450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C50BBD7" w14:textId="77777777" w:rsidR="00D55FA5" w:rsidRPr="00070AD5" w:rsidRDefault="00D55FA5" w:rsidP="00607EDF">
            <w:pPr>
              <w:pStyle w:val="TableGrid1"/>
              <w:rPr>
                <w:rFonts w:ascii="Verdana" w:hAnsi="Verdana"/>
              </w:rPr>
            </w:pPr>
            <w:proofErr w:type="gramStart"/>
            <w:r w:rsidRPr="00070AD5">
              <w:rPr>
                <w:rFonts w:ascii="Verdana" w:hAnsi="Verdana"/>
              </w:rPr>
              <w:t>a</w:t>
            </w:r>
            <w:proofErr w:type="gramEnd"/>
            <w:r w:rsidRPr="00070AD5">
              <w:rPr>
                <w:rFonts w:ascii="Verdana" w:hAnsi="Verdana"/>
              </w:rPr>
              <w:t xml:space="preserve"> blue lane occurrence that was overridden by a cast member such that a guest was granted access to the experience</w:t>
            </w:r>
          </w:p>
        </w:tc>
      </w:tr>
      <w:tr w:rsidR="00607EDF" w:rsidRPr="00070AD5" w14:paraId="792C4611" w14:textId="77777777" w:rsidTr="007653A7">
        <w:trPr>
          <w:cantSplit/>
          <w:trHeight w:val="720"/>
        </w:trPr>
        <w:tc>
          <w:tcPr>
            <w:tcW w:w="448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15E0F7CD" w14:textId="5F60A982" w:rsidR="00607EDF" w:rsidRPr="00070AD5" w:rsidRDefault="00607EDF" w:rsidP="00607EDF">
            <w:pPr>
              <w:pStyle w:val="TableGrid1"/>
              <w:rPr>
                <w:rFonts w:ascii="Verdana" w:hAnsi="Verdana"/>
              </w:rPr>
            </w:pPr>
            <w:r>
              <w:rPr>
                <w:rFonts w:ascii="Verdana" w:hAnsi="Verdana"/>
              </w:rPr>
              <w:t>Total Traffic</w:t>
            </w:r>
          </w:p>
        </w:tc>
        <w:tc>
          <w:tcPr>
            <w:tcW w:w="450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28F2932" w14:textId="63B667AB" w:rsidR="00607EDF" w:rsidRPr="00070AD5" w:rsidRDefault="00607EDF" w:rsidP="00607EDF">
            <w:pPr>
              <w:pStyle w:val="TableGrid1"/>
              <w:rPr>
                <w:rFonts w:ascii="Verdana" w:hAnsi="Verdana"/>
              </w:rPr>
            </w:pPr>
            <w:proofErr w:type="gramStart"/>
            <w:r>
              <w:rPr>
                <w:rFonts w:ascii="Verdana" w:hAnsi="Verdana"/>
              </w:rPr>
              <w:t>all</w:t>
            </w:r>
            <w:proofErr w:type="gramEnd"/>
            <w:r>
              <w:rPr>
                <w:rFonts w:ascii="Verdana" w:hAnsi="Verdana"/>
              </w:rPr>
              <w:t xml:space="preserve"> Redeemed Entitlements and Blue Lane Overrides</w:t>
            </w:r>
          </w:p>
        </w:tc>
      </w:tr>
      <w:tr w:rsidR="00607EDF" w:rsidRPr="00070AD5" w14:paraId="269AFD07" w14:textId="77777777" w:rsidTr="007653A7">
        <w:trPr>
          <w:cantSplit/>
          <w:trHeight w:val="720"/>
        </w:trPr>
        <w:tc>
          <w:tcPr>
            <w:tcW w:w="448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3288F163" w14:textId="4BB0A7D4" w:rsidR="00607EDF" w:rsidRPr="00070AD5" w:rsidRDefault="00607EDF" w:rsidP="00607EDF">
            <w:pPr>
              <w:pStyle w:val="TableGrid1"/>
              <w:rPr>
                <w:rFonts w:ascii="Verdana" w:hAnsi="Verdana"/>
              </w:rPr>
            </w:pPr>
            <w:r>
              <w:rPr>
                <w:rFonts w:ascii="Verdana" w:hAnsi="Verdana"/>
              </w:rPr>
              <w:t>Redeemable in Park</w:t>
            </w:r>
          </w:p>
        </w:tc>
        <w:tc>
          <w:tcPr>
            <w:tcW w:w="450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4AA13C81" w14:textId="4348CABE" w:rsidR="00607EDF" w:rsidRPr="00070AD5" w:rsidRDefault="00607EDF" w:rsidP="00607EDF">
            <w:pPr>
              <w:pStyle w:val="TableGrid1"/>
              <w:rPr>
                <w:rFonts w:ascii="Verdana" w:hAnsi="Verdana"/>
              </w:rPr>
            </w:pPr>
            <w:proofErr w:type="gramStart"/>
            <w:r>
              <w:rPr>
                <w:rFonts w:ascii="Verdana" w:hAnsi="Verdana"/>
              </w:rPr>
              <w:t>all</w:t>
            </w:r>
            <w:proofErr w:type="gramEnd"/>
            <w:r>
              <w:rPr>
                <w:rFonts w:ascii="Verdana" w:hAnsi="Verdana"/>
              </w:rPr>
              <w:t xml:space="preserve"> Entitlements that are currently in the park</w:t>
            </w:r>
          </w:p>
        </w:tc>
      </w:tr>
      <w:tr w:rsidR="00607EDF" w:rsidRPr="00070AD5" w14:paraId="23AA7767" w14:textId="77777777" w:rsidTr="007653A7">
        <w:trPr>
          <w:cantSplit/>
          <w:trHeight w:val="720"/>
        </w:trPr>
        <w:tc>
          <w:tcPr>
            <w:tcW w:w="448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22E9B90E" w14:textId="67B40301" w:rsidR="00607EDF" w:rsidRPr="00070AD5" w:rsidRDefault="00607EDF" w:rsidP="00607EDF">
            <w:pPr>
              <w:pStyle w:val="TableGrid1"/>
              <w:rPr>
                <w:rFonts w:ascii="Verdana" w:hAnsi="Verdana"/>
              </w:rPr>
            </w:pPr>
            <w:r>
              <w:rPr>
                <w:rFonts w:ascii="Verdana" w:hAnsi="Verdana"/>
              </w:rPr>
              <w:t>Visits</w:t>
            </w:r>
          </w:p>
        </w:tc>
        <w:tc>
          <w:tcPr>
            <w:tcW w:w="450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56E6D2C2" w14:textId="77777777" w:rsidR="00607EDF" w:rsidRPr="00607EDF" w:rsidRDefault="00607EDF" w:rsidP="00607EDF">
            <w:pPr>
              <w:spacing w:after="0" w:line="240" w:lineRule="auto"/>
              <w:rPr>
                <w:rFonts w:eastAsia="ヒラギノ角ゴ Pro W3"/>
                <w:color w:val="000000"/>
                <w:szCs w:val="20"/>
              </w:rPr>
            </w:pPr>
            <w:r w:rsidRPr="00607EDF">
              <w:rPr>
                <w:rFonts w:eastAsia="ヒラギノ角ゴ Pro W3"/>
                <w:color w:val="000000"/>
                <w:szCs w:val="20"/>
              </w:rPr>
              <w:t>Black Bar: All Guests who have entitlements for that day; Green Bar: Guests who have redeemed entitlements</w:t>
            </w:r>
          </w:p>
          <w:p w14:paraId="7B6D1ACF" w14:textId="77777777" w:rsidR="00607EDF" w:rsidRPr="00070AD5" w:rsidRDefault="00607EDF" w:rsidP="00607EDF">
            <w:pPr>
              <w:pStyle w:val="TableGrid1"/>
              <w:rPr>
                <w:rFonts w:ascii="Verdana" w:hAnsi="Verdana"/>
              </w:rPr>
            </w:pPr>
          </w:p>
        </w:tc>
      </w:tr>
      <w:tr w:rsidR="00607EDF" w:rsidRPr="00070AD5" w14:paraId="61F57280" w14:textId="77777777" w:rsidTr="007653A7">
        <w:trPr>
          <w:cantSplit/>
          <w:trHeight w:val="720"/>
        </w:trPr>
        <w:tc>
          <w:tcPr>
            <w:tcW w:w="448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6A5D94A6" w14:textId="77777777" w:rsidR="00607EDF" w:rsidRPr="00607EDF" w:rsidRDefault="00607EDF" w:rsidP="00607EDF">
            <w:pPr>
              <w:spacing w:after="0" w:line="240" w:lineRule="auto"/>
              <w:rPr>
                <w:rFonts w:eastAsia="ヒラギノ角ゴ Pro W3"/>
                <w:color w:val="000000"/>
                <w:szCs w:val="20"/>
              </w:rPr>
            </w:pPr>
            <w:r w:rsidRPr="00607EDF">
              <w:rPr>
                <w:rFonts w:eastAsia="ヒラギノ角ゴ Pro W3"/>
                <w:color w:val="000000"/>
                <w:szCs w:val="20"/>
              </w:rPr>
              <w:t>Pre-Arrival Metric</w:t>
            </w:r>
          </w:p>
          <w:p w14:paraId="5DB37C2A" w14:textId="77777777" w:rsidR="00607EDF" w:rsidRPr="00070AD5" w:rsidRDefault="00607EDF" w:rsidP="00607EDF">
            <w:pPr>
              <w:pStyle w:val="TableGrid1"/>
              <w:rPr>
                <w:rFonts w:ascii="Verdana" w:hAnsi="Verdana"/>
              </w:rPr>
            </w:pPr>
          </w:p>
        </w:tc>
        <w:tc>
          <w:tcPr>
            <w:tcW w:w="450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73900F0B" w14:textId="77777777" w:rsidR="00607EDF" w:rsidRPr="00607EDF" w:rsidRDefault="00607EDF" w:rsidP="00607EDF">
            <w:pPr>
              <w:spacing w:after="0" w:line="240" w:lineRule="auto"/>
              <w:rPr>
                <w:rFonts w:eastAsia="ヒラギノ角ゴ Pro W3"/>
                <w:color w:val="000000"/>
                <w:szCs w:val="20"/>
              </w:rPr>
            </w:pPr>
            <w:r w:rsidRPr="00607EDF">
              <w:rPr>
                <w:rFonts w:eastAsia="ヒラギノ角ゴ Pro W3"/>
                <w:color w:val="000000"/>
                <w:szCs w:val="20"/>
              </w:rPr>
              <w:t>How far in advance of their valid entitlement date do Guests book.  For instance, if a Guest logs into their account on August 10th and books and entitlement for August 17th we would show them in the -7 bucket</w:t>
            </w:r>
          </w:p>
          <w:p w14:paraId="49AF379E" w14:textId="77777777" w:rsidR="00607EDF" w:rsidRPr="00070AD5" w:rsidRDefault="00607EDF" w:rsidP="00607EDF">
            <w:pPr>
              <w:pStyle w:val="TableGrid1"/>
              <w:rPr>
                <w:rFonts w:ascii="Verdana" w:hAnsi="Verdana"/>
              </w:rPr>
            </w:pPr>
          </w:p>
        </w:tc>
      </w:tr>
      <w:tr w:rsidR="00607EDF" w:rsidRPr="00070AD5" w14:paraId="0D65A437" w14:textId="77777777" w:rsidTr="007653A7">
        <w:trPr>
          <w:cantSplit/>
          <w:trHeight w:val="720"/>
        </w:trPr>
        <w:tc>
          <w:tcPr>
            <w:tcW w:w="448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20368AFE" w14:textId="33FAED25" w:rsidR="00607EDF" w:rsidRPr="00070AD5" w:rsidRDefault="00607EDF" w:rsidP="00607EDF">
            <w:pPr>
              <w:pStyle w:val="TableGrid1"/>
              <w:rPr>
                <w:rFonts w:ascii="Verdana" w:hAnsi="Verdana"/>
              </w:rPr>
            </w:pPr>
            <w:r>
              <w:rPr>
                <w:rFonts w:ascii="Verdana" w:hAnsi="Verdana"/>
              </w:rPr>
              <w:t>Engaged</w:t>
            </w:r>
          </w:p>
        </w:tc>
        <w:tc>
          <w:tcPr>
            <w:tcW w:w="4505" w:type="dxa"/>
            <w:tcBorders>
              <w:top w:val="dotted" w:sz="4" w:space="0" w:color="000000"/>
              <w:left w:val="dotted" w:sz="4" w:space="0" w:color="000000"/>
              <w:bottom w:val="dotted" w:sz="4" w:space="0" w:color="000000"/>
              <w:right w:val="dotted" w:sz="4" w:space="0" w:color="000000"/>
            </w:tcBorders>
            <w:shd w:val="clear" w:color="auto" w:fill="FFFFFF"/>
            <w:tcMar>
              <w:top w:w="0" w:type="dxa"/>
              <w:left w:w="0" w:type="dxa"/>
              <w:bottom w:w="0" w:type="dxa"/>
              <w:right w:w="0" w:type="dxa"/>
            </w:tcMar>
          </w:tcPr>
          <w:p w14:paraId="677EFABA" w14:textId="3C688241" w:rsidR="00607EDF" w:rsidRPr="00070AD5" w:rsidRDefault="00607EDF" w:rsidP="00607EDF">
            <w:pPr>
              <w:pStyle w:val="TableGrid1"/>
              <w:rPr>
                <w:rFonts w:ascii="Verdana" w:hAnsi="Verdana"/>
              </w:rPr>
            </w:pPr>
            <w:r>
              <w:rPr>
                <w:rFonts w:ascii="Verdana" w:hAnsi="Verdana"/>
              </w:rPr>
              <w:t>Guest Distribution throughout the Parks</w:t>
            </w:r>
          </w:p>
        </w:tc>
      </w:tr>
    </w:tbl>
    <w:p w14:paraId="7C50BBD9" w14:textId="77777777" w:rsidR="00984F0E" w:rsidRDefault="00984F0E" w:rsidP="00984F0E">
      <w:pPr>
        <w:pStyle w:val="Heading1"/>
        <w:sectPr w:rsidR="00984F0E" w:rsidSect="00607EDF">
          <w:headerReference w:type="default" r:id="rId12"/>
          <w:footerReference w:type="default" r:id="rId13"/>
          <w:pgSz w:w="12240" w:h="15840"/>
          <w:pgMar w:top="1440" w:right="1440" w:bottom="1440" w:left="1440" w:header="720" w:footer="720" w:gutter="0"/>
          <w:cols w:space="720"/>
          <w:docGrid w:linePitch="360"/>
        </w:sectPr>
      </w:pPr>
    </w:p>
    <w:p w14:paraId="7C50BBDA" w14:textId="77777777" w:rsidR="00984F0E" w:rsidRDefault="00984F0E" w:rsidP="00984F0E">
      <w:pPr>
        <w:ind w:left="360"/>
      </w:pPr>
    </w:p>
    <w:p w14:paraId="7C50BBDC" w14:textId="6F55A576" w:rsidR="00D55FA5" w:rsidRDefault="00607EDF" w:rsidP="00D55FA5">
      <w:pPr>
        <w:pStyle w:val="Heading1"/>
      </w:pPr>
      <w:bookmarkStart w:id="28" w:name="_Toc336940574"/>
      <w:r>
        <w:t>Real Time Dashboard</w:t>
      </w:r>
      <w:r w:rsidR="00D55FA5" w:rsidRPr="00070AD5">
        <w:t xml:space="preserve"> User Interface</w:t>
      </w:r>
      <w:bookmarkEnd w:id="28"/>
    </w:p>
    <w:p w14:paraId="7C50BBDD" w14:textId="07CD5A8A" w:rsidR="00D55FA5" w:rsidRDefault="00607EDF" w:rsidP="00D55FA5">
      <w:pPr>
        <w:pStyle w:val="BodyA"/>
      </w:pPr>
      <w:r>
        <w:t>The RTD</w:t>
      </w:r>
      <w:r w:rsidR="00D55FA5">
        <w:t xml:space="preserve"> user interface provides the following functionality.</w:t>
      </w:r>
    </w:p>
    <w:p w14:paraId="7C50BBDE" w14:textId="77777777" w:rsidR="00D55FA5" w:rsidRDefault="00D55FA5" w:rsidP="007653A7">
      <w:pPr>
        <w:pStyle w:val="BodyA"/>
        <w:ind w:left="792" w:firstLine="0"/>
        <w:jc w:val="left"/>
      </w:pPr>
      <w:r>
        <w:t>Executive Summary</w:t>
      </w:r>
    </w:p>
    <w:p w14:paraId="7C50BBDF" w14:textId="78FEA093" w:rsidR="00D55FA5" w:rsidRDefault="00D55FA5" w:rsidP="00D55FA5">
      <w:pPr>
        <w:pStyle w:val="BodyA"/>
        <w:numPr>
          <w:ilvl w:val="0"/>
          <w:numId w:val="22"/>
        </w:numPr>
        <w:tabs>
          <w:tab w:val="clear" w:pos="360"/>
          <w:tab w:val="num" w:pos="1152"/>
        </w:tabs>
        <w:ind w:left="1152" w:hanging="360"/>
        <w:jc w:val="left"/>
        <w:rPr>
          <w:ins w:id="29" w:author="Ian Wehmeyer" w:date="2013-07-31T16:13:00Z"/>
        </w:rPr>
      </w:pPr>
      <w:r>
        <w:t>Executive</w:t>
      </w:r>
      <w:r w:rsidR="00607EDF">
        <w:t xml:space="preserve"> Summary is the main page</w:t>
      </w:r>
      <w:r>
        <w:t xml:space="preserve">.  It provides a high level view of entitlements, queue counts, </w:t>
      </w:r>
      <w:ins w:id="30" w:author="Ian Wehmeyer" w:date="2013-07-31T16:12:00Z">
        <w:r w:rsidR="006856D8">
          <w:t xml:space="preserve">total traffic, entitlements in the park, </w:t>
        </w:r>
      </w:ins>
      <w:r>
        <w:t xml:space="preserve">and </w:t>
      </w:r>
      <w:proofErr w:type="spellStart"/>
      <w:r>
        <w:t>offerset</w:t>
      </w:r>
      <w:proofErr w:type="spellEnd"/>
      <w:r>
        <w:t xml:space="preserve"> redemption distribution. Executive Summary is viewable for today, yesterday, to date or for any specified date.</w:t>
      </w:r>
    </w:p>
    <w:p w14:paraId="5B632222" w14:textId="6C82A24B" w:rsidR="006856D8" w:rsidRDefault="006856D8" w:rsidP="006856D8">
      <w:pPr>
        <w:pStyle w:val="BodyA"/>
        <w:jc w:val="left"/>
        <w:pPrChange w:id="31" w:author="Ian Wehmeyer" w:date="2013-07-31T16:13:00Z">
          <w:pPr>
            <w:pStyle w:val="BodyA"/>
            <w:numPr>
              <w:numId w:val="22"/>
            </w:numPr>
            <w:tabs>
              <w:tab w:val="num" w:pos="1152"/>
            </w:tabs>
            <w:ind w:left="1152" w:hanging="360"/>
            <w:jc w:val="left"/>
          </w:pPr>
        </w:pPrChange>
      </w:pPr>
      <w:ins w:id="32" w:author="Ian Wehmeyer" w:date="2013-07-31T16:15:00Z">
        <w:r>
          <w:rPr>
            <w:noProof/>
          </w:rPr>
          <w:drawing>
            <wp:inline distT="0" distB="0" distL="0" distR="0" wp14:anchorId="6A990E9B" wp14:editId="6062F245">
              <wp:extent cx="5576660" cy="3416300"/>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9 at 12.07.28 PM.png"/>
                      <pic:cNvPicPr/>
                    </pic:nvPicPr>
                    <pic:blipFill>
                      <a:blip r:embed="rId14">
                        <a:extLst>
                          <a:ext uri="{28A0092B-C50C-407E-A947-70E740481C1C}">
                            <a14:useLocalDpi xmlns:a14="http://schemas.microsoft.com/office/drawing/2010/main" val="0"/>
                          </a:ext>
                        </a:extLst>
                      </a:blip>
                      <a:stretch>
                        <a:fillRect/>
                      </a:stretch>
                    </pic:blipFill>
                    <pic:spPr>
                      <a:xfrm>
                        <a:off x="0" y="0"/>
                        <a:ext cx="5576660" cy="3416300"/>
                      </a:xfrm>
                      <a:prstGeom prst="rect">
                        <a:avLst/>
                      </a:prstGeom>
                    </pic:spPr>
                  </pic:pic>
                </a:graphicData>
              </a:graphic>
            </wp:inline>
          </w:drawing>
        </w:r>
      </w:ins>
    </w:p>
    <w:p w14:paraId="7C50BBE0" w14:textId="77777777" w:rsidR="00D55FA5" w:rsidRDefault="00D55FA5" w:rsidP="007653A7">
      <w:pPr>
        <w:pStyle w:val="BodyA"/>
        <w:ind w:left="792" w:firstLine="0"/>
        <w:jc w:val="left"/>
      </w:pPr>
      <w:r>
        <w:t>Entitlements</w:t>
      </w:r>
    </w:p>
    <w:p w14:paraId="7C50BBE1" w14:textId="77777777" w:rsidR="00D55FA5" w:rsidRDefault="00D55FA5" w:rsidP="00D55FA5">
      <w:pPr>
        <w:pStyle w:val="BodyA"/>
        <w:numPr>
          <w:ilvl w:val="0"/>
          <w:numId w:val="22"/>
        </w:numPr>
        <w:tabs>
          <w:tab w:val="clear" w:pos="360"/>
          <w:tab w:val="num" w:pos="1152"/>
        </w:tabs>
        <w:ind w:left="1152" w:hanging="360"/>
        <w:jc w:val="left"/>
        <w:rPr>
          <w:ins w:id="33" w:author="Ian Wehmeyer" w:date="2013-07-31T16:16:00Z"/>
        </w:rPr>
      </w:pPr>
      <w:r>
        <w:t>The Entitlements view allows a user to drill down into the entitlements data. Redemptions are broken down by attraction. They can be viewed hourly and information about ridership and individual riders can be viewed as well. Entitlements are viewable for today, yesterday, to date or for any specified date.</w:t>
      </w:r>
    </w:p>
    <w:p w14:paraId="4EF523E5" w14:textId="1766E861" w:rsidR="006856D8" w:rsidRDefault="006856D8" w:rsidP="006856D8">
      <w:pPr>
        <w:pStyle w:val="BodyA"/>
        <w:jc w:val="left"/>
        <w:pPrChange w:id="34" w:author="Ian Wehmeyer" w:date="2013-07-31T16:16:00Z">
          <w:pPr>
            <w:pStyle w:val="BodyA"/>
            <w:numPr>
              <w:numId w:val="22"/>
            </w:numPr>
            <w:tabs>
              <w:tab w:val="num" w:pos="1152"/>
            </w:tabs>
            <w:ind w:left="1152" w:hanging="360"/>
            <w:jc w:val="left"/>
          </w:pPr>
        </w:pPrChange>
      </w:pPr>
      <w:ins w:id="35" w:author="Ian Wehmeyer" w:date="2013-07-31T16:17:00Z">
        <w:r>
          <w:rPr>
            <w:noProof/>
          </w:rPr>
          <w:lastRenderedPageBreak/>
          <w:drawing>
            <wp:inline distT="0" distB="0" distL="0" distR="0" wp14:anchorId="61ED87A2" wp14:editId="26AF47A5">
              <wp:extent cx="5529381" cy="3619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31 at 4.17.28 PM.png"/>
                      <pic:cNvPicPr/>
                    </pic:nvPicPr>
                    <pic:blipFill>
                      <a:blip r:embed="rId15">
                        <a:extLst>
                          <a:ext uri="{28A0092B-C50C-407E-A947-70E740481C1C}">
                            <a14:useLocalDpi xmlns:a14="http://schemas.microsoft.com/office/drawing/2010/main" val="0"/>
                          </a:ext>
                        </a:extLst>
                      </a:blip>
                      <a:stretch>
                        <a:fillRect/>
                      </a:stretch>
                    </pic:blipFill>
                    <pic:spPr>
                      <a:xfrm>
                        <a:off x="0" y="0"/>
                        <a:ext cx="5529381" cy="3619500"/>
                      </a:xfrm>
                      <a:prstGeom prst="rect">
                        <a:avLst/>
                      </a:prstGeom>
                    </pic:spPr>
                  </pic:pic>
                </a:graphicData>
              </a:graphic>
            </wp:inline>
          </w:drawing>
        </w:r>
      </w:ins>
    </w:p>
    <w:p w14:paraId="2F788AEF" w14:textId="77777777" w:rsidR="006856D8" w:rsidRDefault="006856D8">
      <w:pPr>
        <w:spacing w:after="0" w:line="240" w:lineRule="auto"/>
        <w:rPr>
          <w:ins w:id="36" w:author="Ian Wehmeyer" w:date="2013-07-31T16:19:00Z"/>
          <w:rFonts w:eastAsia="ヒラギノ角ゴ Pro W3"/>
          <w:color w:val="000000"/>
          <w:szCs w:val="20"/>
        </w:rPr>
      </w:pPr>
      <w:ins w:id="37" w:author="Ian Wehmeyer" w:date="2013-07-31T16:19:00Z">
        <w:r>
          <w:br w:type="page"/>
        </w:r>
      </w:ins>
    </w:p>
    <w:p w14:paraId="7C50BBE2" w14:textId="5266091D" w:rsidR="00D55FA5" w:rsidRDefault="00D55FA5" w:rsidP="007653A7">
      <w:pPr>
        <w:pStyle w:val="BodyA"/>
        <w:ind w:left="792" w:firstLine="0"/>
        <w:jc w:val="left"/>
      </w:pPr>
      <w:r>
        <w:lastRenderedPageBreak/>
        <w:t>Blue lanes</w:t>
      </w:r>
    </w:p>
    <w:p w14:paraId="7C50BBE3" w14:textId="77777777" w:rsidR="00D55FA5" w:rsidRDefault="00D55FA5" w:rsidP="00D55FA5">
      <w:pPr>
        <w:pStyle w:val="BodyA"/>
        <w:numPr>
          <w:ilvl w:val="0"/>
          <w:numId w:val="22"/>
        </w:numPr>
        <w:tabs>
          <w:tab w:val="clear" w:pos="360"/>
          <w:tab w:val="num" w:pos="1152"/>
        </w:tabs>
        <w:ind w:left="1152" w:hanging="360"/>
        <w:jc w:val="left"/>
        <w:rPr>
          <w:ins w:id="38" w:author="Ian Wehmeyer" w:date="2013-07-31T16:19:00Z"/>
        </w:rPr>
      </w:pPr>
      <w:r>
        <w:t>Blue lanes are broken down by attraction. Blue lanes are also broken down by reason code. Blue lanes and overrides are viewable for today, yesterday, to date or for any specified date.</w:t>
      </w:r>
    </w:p>
    <w:p w14:paraId="2D5C5E08" w14:textId="75CC7CFF" w:rsidR="006856D8" w:rsidRDefault="006856D8" w:rsidP="006856D8">
      <w:pPr>
        <w:pStyle w:val="BodyA"/>
        <w:jc w:val="left"/>
        <w:pPrChange w:id="39" w:author="Ian Wehmeyer" w:date="2013-07-31T16:19:00Z">
          <w:pPr>
            <w:pStyle w:val="BodyA"/>
            <w:numPr>
              <w:numId w:val="22"/>
            </w:numPr>
            <w:tabs>
              <w:tab w:val="num" w:pos="1152"/>
            </w:tabs>
            <w:ind w:left="1152" w:hanging="360"/>
            <w:jc w:val="left"/>
          </w:pPr>
        </w:pPrChange>
      </w:pPr>
      <w:ins w:id="40" w:author="Ian Wehmeyer" w:date="2013-07-31T16:19:00Z">
        <w:r>
          <w:rPr>
            <w:noProof/>
          </w:rPr>
          <w:drawing>
            <wp:inline distT="0" distB="0" distL="0" distR="0" wp14:anchorId="40E4337B" wp14:editId="074DE565">
              <wp:extent cx="5542952"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31 at 4.18.55 PM.png"/>
                      <pic:cNvPicPr/>
                    </pic:nvPicPr>
                    <pic:blipFill>
                      <a:blip r:embed="rId16">
                        <a:extLst>
                          <a:ext uri="{28A0092B-C50C-407E-A947-70E740481C1C}">
                            <a14:useLocalDpi xmlns:a14="http://schemas.microsoft.com/office/drawing/2010/main" val="0"/>
                          </a:ext>
                        </a:extLst>
                      </a:blip>
                      <a:stretch>
                        <a:fillRect/>
                      </a:stretch>
                    </pic:blipFill>
                    <pic:spPr>
                      <a:xfrm>
                        <a:off x="0" y="0"/>
                        <a:ext cx="5542952" cy="3619500"/>
                      </a:xfrm>
                      <a:prstGeom prst="rect">
                        <a:avLst/>
                      </a:prstGeom>
                    </pic:spPr>
                  </pic:pic>
                </a:graphicData>
              </a:graphic>
            </wp:inline>
          </w:drawing>
        </w:r>
      </w:ins>
    </w:p>
    <w:p w14:paraId="3F1E6383" w14:textId="77777777" w:rsidR="00F521B8" w:rsidRDefault="00F521B8">
      <w:pPr>
        <w:spacing w:after="0" w:line="240" w:lineRule="auto"/>
        <w:rPr>
          <w:ins w:id="41" w:author="Ian Wehmeyer" w:date="2013-07-31T16:20:00Z"/>
          <w:rFonts w:eastAsia="ヒラギノ角ゴ Pro W3"/>
          <w:color w:val="000000"/>
          <w:szCs w:val="20"/>
        </w:rPr>
      </w:pPr>
      <w:ins w:id="42" w:author="Ian Wehmeyer" w:date="2013-07-31T16:20:00Z">
        <w:r>
          <w:br w:type="page"/>
        </w:r>
      </w:ins>
    </w:p>
    <w:p w14:paraId="7C50BBE4" w14:textId="3761D468" w:rsidR="00D55FA5" w:rsidRDefault="00607EDF" w:rsidP="007653A7">
      <w:pPr>
        <w:pStyle w:val="BodyA"/>
        <w:ind w:left="792" w:firstLine="0"/>
        <w:jc w:val="left"/>
      </w:pPr>
      <w:r>
        <w:lastRenderedPageBreak/>
        <w:t>Recruitment Screen</w:t>
      </w:r>
    </w:p>
    <w:p w14:paraId="0E2A0715" w14:textId="557B2DF7" w:rsidR="00607EDF" w:rsidRDefault="00D55FA5" w:rsidP="00607EDF">
      <w:pPr>
        <w:pStyle w:val="BodyA"/>
        <w:numPr>
          <w:ilvl w:val="0"/>
          <w:numId w:val="22"/>
        </w:numPr>
        <w:tabs>
          <w:tab w:val="clear" w:pos="360"/>
          <w:tab w:val="num" w:pos="1152"/>
        </w:tabs>
        <w:ind w:left="1152" w:hanging="360"/>
        <w:jc w:val="left"/>
        <w:rPr>
          <w:ins w:id="43" w:author="Ian Wehmeyer" w:date="2013-07-31T16:19:00Z"/>
        </w:rPr>
      </w:pPr>
      <w:r>
        <w:t>The Daily Recruiting Report is a stand</w:t>
      </w:r>
      <w:r w:rsidR="007653A7">
        <w:t>-</w:t>
      </w:r>
      <w:r>
        <w:t xml:space="preserve">alone page that displays the total number of </w:t>
      </w:r>
      <w:r w:rsidR="00607EDF">
        <w:t>Guests that are due to arrive for a current day, their distribution throughout the Parks, and how early they booked their experiences.</w:t>
      </w:r>
    </w:p>
    <w:p w14:paraId="3E76ADCB" w14:textId="1B0F2F77" w:rsidR="006856D8" w:rsidRDefault="00F521B8" w:rsidP="006856D8">
      <w:pPr>
        <w:pStyle w:val="BodyA"/>
        <w:jc w:val="left"/>
        <w:pPrChange w:id="44" w:author="Ian Wehmeyer" w:date="2013-07-31T16:19:00Z">
          <w:pPr>
            <w:pStyle w:val="BodyA"/>
            <w:numPr>
              <w:numId w:val="22"/>
            </w:numPr>
            <w:tabs>
              <w:tab w:val="num" w:pos="1152"/>
            </w:tabs>
            <w:ind w:left="1152" w:hanging="360"/>
            <w:jc w:val="left"/>
          </w:pPr>
        </w:pPrChange>
      </w:pPr>
      <w:ins w:id="45" w:author="Ian Wehmeyer" w:date="2013-07-31T16:20:00Z">
        <w:r>
          <w:rPr>
            <w:noProof/>
          </w:rPr>
          <w:drawing>
            <wp:inline distT="0" distB="0" distL="0" distR="0" wp14:anchorId="309C98EF" wp14:editId="26B636D2">
              <wp:extent cx="5488985"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31 at 4.20.12 PM.png"/>
                      <pic:cNvPicPr/>
                    </pic:nvPicPr>
                    <pic:blipFill>
                      <a:blip r:embed="rId17">
                        <a:extLst>
                          <a:ext uri="{28A0092B-C50C-407E-A947-70E740481C1C}">
                            <a14:useLocalDpi xmlns:a14="http://schemas.microsoft.com/office/drawing/2010/main" val="0"/>
                          </a:ext>
                        </a:extLst>
                      </a:blip>
                      <a:stretch>
                        <a:fillRect/>
                      </a:stretch>
                    </pic:blipFill>
                    <pic:spPr>
                      <a:xfrm>
                        <a:off x="0" y="0"/>
                        <a:ext cx="5488985" cy="3733800"/>
                      </a:xfrm>
                      <a:prstGeom prst="rect">
                        <a:avLst/>
                      </a:prstGeom>
                    </pic:spPr>
                  </pic:pic>
                </a:graphicData>
              </a:graphic>
            </wp:inline>
          </w:drawing>
        </w:r>
      </w:ins>
    </w:p>
    <w:p w14:paraId="66556BE6" w14:textId="77777777" w:rsidR="000E0300" w:rsidRDefault="000E0300">
      <w:pPr>
        <w:spacing w:after="0" w:line="240" w:lineRule="auto"/>
        <w:rPr>
          <w:ins w:id="46" w:author="Ian Wehmeyer" w:date="2013-08-01T13:05:00Z"/>
          <w:rFonts w:eastAsia="ヒラギノ角ゴ Pro W3"/>
          <w:color w:val="000000"/>
          <w:szCs w:val="20"/>
        </w:rPr>
      </w:pPr>
      <w:ins w:id="47" w:author="Ian Wehmeyer" w:date="2013-08-01T13:05:00Z">
        <w:r>
          <w:br w:type="page"/>
        </w:r>
      </w:ins>
    </w:p>
    <w:p w14:paraId="4D0CA0B8" w14:textId="0A4A7ACB" w:rsidR="00607EDF" w:rsidRDefault="00607EDF" w:rsidP="00607EDF">
      <w:pPr>
        <w:pStyle w:val="BodyA"/>
        <w:ind w:left="792" w:firstLine="0"/>
        <w:jc w:val="left"/>
      </w:pPr>
      <w:r>
        <w:lastRenderedPageBreak/>
        <w:t>Park Entry</w:t>
      </w:r>
    </w:p>
    <w:p w14:paraId="719F4148" w14:textId="19D9A145" w:rsidR="00607EDF" w:rsidRDefault="00607EDF" w:rsidP="00607EDF">
      <w:pPr>
        <w:pStyle w:val="BodyA"/>
        <w:numPr>
          <w:ilvl w:val="0"/>
          <w:numId w:val="22"/>
        </w:numPr>
        <w:tabs>
          <w:tab w:val="clear" w:pos="360"/>
          <w:tab w:val="num" w:pos="1152"/>
        </w:tabs>
        <w:ind w:left="1152" w:hanging="360"/>
        <w:jc w:val="left"/>
        <w:rPr>
          <w:ins w:id="48" w:author="Ian Wehmeyer" w:date="2013-08-01T13:03:00Z"/>
        </w:rPr>
      </w:pPr>
      <w:r>
        <w:t>Park Entry shows Green lane and Blue lane occurrences at a Park and World level.</w:t>
      </w:r>
    </w:p>
    <w:p w14:paraId="50A59252" w14:textId="297396FC" w:rsidR="000E0300" w:rsidRDefault="000E0300" w:rsidP="000E0300">
      <w:pPr>
        <w:pStyle w:val="BodyA"/>
        <w:jc w:val="left"/>
        <w:pPrChange w:id="49" w:author="Ian Wehmeyer" w:date="2013-08-01T13:03:00Z">
          <w:pPr>
            <w:pStyle w:val="BodyA"/>
            <w:numPr>
              <w:numId w:val="22"/>
            </w:numPr>
            <w:tabs>
              <w:tab w:val="num" w:pos="1152"/>
            </w:tabs>
            <w:ind w:left="1152" w:hanging="360"/>
            <w:jc w:val="left"/>
          </w:pPr>
        </w:pPrChange>
      </w:pPr>
      <w:ins w:id="50" w:author="Ian Wehmeyer" w:date="2013-08-01T13:04:00Z">
        <w:r>
          <w:rPr>
            <w:noProof/>
          </w:rPr>
          <w:drawing>
            <wp:inline distT="0" distB="0" distL="0" distR="0" wp14:anchorId="52741D2F" wp14:editId="37CB289F">
              <wp:extent cx="5549900" cy="362581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1 at 1.03.38 PM.png"/>
                      <pic:cNvPicPr/>
                    </pic:nvPicPr>
                    <pic:blipFill>
                      <a:blip r:embed="rId18">
                        <a:extLst>
                          <a:ext uri="{28A0092B-C50C-407E-A947-70E740481C1C}">
                            <a14:useLocalDpi xmlns:a14="http://schemas.microsoft.com/office/drawing/2010/main" val="0"/>
                          </a:ext>
                        </a:extLst>
                      </a:blip>
                      <a:stretch>
                        <a:fillRect/>
                      </a:stretch>
                    </pic:blipFill>
                    <pic:spPr>
                      <a:xfrm>
                        <a:off x="0" y="0"/>
                        <a:ext cx="5549900" cy="3625816"/>
                      </a:xfrm>
                      <a:prstGeom prst="rect">
                        <a:avLst/>
                      </a:prstGeom>
                    </pic:spPr>
                  </pic:pic>
                </a:graphicData>
              </a:graphic>
            </wp:inline>
          </w:drawing>
        </w:r>
      </w:ins>
    </w:p>
    <w:p w14:paraId="44812964" w14:textId="77777777" w:rsidR="000E0300" w:rsidRDefault="00607EDF" w:rsidP="00607EDF">
      <w:pPr>
        <w:pStyle w:val="BodyA"/>
        <w:ind w:left="288"/>
        <w:jc w:val="left"/>
        <w:rPr>
          <w:ins w:id="51" w:author="Ian Wehmeyer" w:date="2013-08-01T13:06:00Z"/>
        </w:rPr>
      </w:pPr>
      <w:r>
        <w:t xml:space="preserve"> </w:t>
      </w:r>
    </w:p>
    <w:p w14:paraId="51ADB1C6" w14:textId="77777777" w:rsidR="000E0300" w:rsidRDefault="000E0300">
      <w:pPr>
        <w:spacing w:after="0" w:line="240" w:lineRule="auto"/>
        <w:rPr>
          <w:ins w:id="52" w:author="Ian Wehmeyer" w:date="2013-08-01T13:06:00Z"/>
          <w:rFonts w:eastAsia="ヒラギノ角ゴ Pro W3"/>
          <w:color w:val="000000"/>
          <w:szCs w:val="20"/>
        </w:rPr>
      </w:pPr>
      <w:ins w:id="53" w:author="Ian Wehmeyer" w:date="2013-08-01T13:06:00Z">
        <w:r>
          <w:br w:type="page"/>
        </w:r>
      </w:ins>
    </w:p>
    <w:p w14:paraId="04157009" w14:textId="2A1DBB78" w:rsidR="00607EDF" w:rsidRDefault="00607EDF" w:rsidP="00607EDF">
      <w:pPr>
        <w:pStyle w:val="BodyA"/>
        <w:ind w:left="288"/>
        <w:jc w:val="left"/>
      </w:pPr>
      <w:r>
        <w:lastRenderedPageBreak/>
        <w:t>Attraction Tie-Outs</w:t>
      </w:r>
    </w:p>
    <w:p w14:paraId="28DC9346" w14:textId="3F74466D" w:rsidR="00607EDF" w:rsidRDefault="00607EDF" w:rsidP="00607EDF">
      <w:pPr>
        <w:pStyle w:val="BodyA"/>
        <w:numPr>
          <w:ilvl w:val="0"/>
          <w:numId w:val="22"/>
        </w:numPr>
        <w:tabs>
          <w:tab w:val="clear" w:pos="360"/>
          <w:tab w:val="num" w:pos="1152"/>
        </w:tabs>
        <w:ind w:left="1152" w:hanging="360"/>
        <w:jc w:val="left"/>
        <w:rPr>
          <w:ins w:id="54" w:author="Ian Wehmeyer" w:date="2013-08-01T13:05:00Z"/>
        </w:rPr>
      </w:pPr>
      <w:r>
        <w:t xml:space="preserve">Reader </w:t>
      </w:r>
      <w:r w:rsidR="003F3095">
        <w:t>locations for MK are displayed on a map of the Park.  Reader alerts are highlighted in white to alert a Cast Member that there may be an issue with a reader.  Drill down into the issue by clicking on the attraction icon</w:t>
      </w:r>
    </w:p>
    <w:p w14:paraId="07E22FB0" w14:textId="01E673A5" w:rsidR="000E0300" w:rsidRDefault="000E0300" w:rsidP="000E0300">
      <w:pPr>
        <w:pStyle w:val="BodyA"/>
        <w:jc w:val="left"/>
        <w:pPrChange w:id="55" w:author="Ian Wehmeyer" w:date="2013-08-01T13:05:00Z">
          <w:pPr>
            <w:pStyle w:val="BodyA"/>
            <w:numPr>
              <w:numId w:val="22"/>
            </w:numPr>
            <w:tabs>
              <w:tab w:val="num" w:pos="1152"/>
            </w:tabs>
            <w:ind w:left="1152" w:hanging="360"/>
            <w:jc w:val="left"/>
          </w:pPr>
        </w:pPrChange>
      </w:pPr>
      <w:ins w:id="56" w:author="Ian Wehmeyer" w:date="2013-08-01T13:05:00Z">
        <w:r>
          <w:rPr>
            <w:noProof/>
          </w:rPr>
          <w:drawing>
            <wp:inline distT="0" distB="0" distL="0" distR="0" wp14:anchorId="00EF20DD" wp14:editId="20B99309">
              <wp:extent cx="5549900" cy="362522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1 at 1.05.13 PM.png"/>
                      <pic:cNvPicPr/>
                    </pic:nvPicPr>
                    <pic:blipFill>
                      <a:blip r:embed="rId19">
                        <a:extLst>
                          <a:ext uri="{28A0092B-C50C-407E-A947-70E740481C1C}">
                            <a14:useLocalDpi xmlns:a14="http://schemas.microsoft.com/office/drawing/2010/main" val="0"/>
                          </a:ext>
                        </a:extLst>
                      </a:blip>
                      <a:stretch>
                        <a:fillRect/>
                      </a:stretch>
                    </pic:blipFill>
                    <pic:spPr>
                      <a:xfrm>
                        <a:off x="0" y="0"/>
                        <a:ext cx="5549900" cy="3625223"/>
                      </a:xfrm>
                      <a:prstGeom prst="rect">
                        <a:avLst/>
                      </a:prstGeom>
                    </pic:spPr>
                  </pic:pic>
                </a:graphicData>
              </a:graphic>
            </wp:inline>
          </w:drawing>
        </w:r>
      </w:ins>
    </w:p>
    <w:p w14:paraId="7C50BBE6" w14:textId="77777777" w:rsidR="00D55FA5" w:rsidRDefault="00D55FA5" w:rsidP="00D55FA5"/>
    <w:p w14:paraId="7C50BBE7" w14:textId="77777777" w:rsidR="00D55FA5" w:rsidRPr="00070AD5" w:rsidRDefault="00D55FA5" w:rsidP="00D55FA5">
      <w:pPr>
        <w:pStyle w:val="Heading1"/>
      </w:pPr>
      <w:bookmarkStart w:id="57" w:name="_Toc336940575"/>
      <w:proofErr w:type="gramStart"/>
      <w:r w:rsidRPr="00070AD5">
        <w:t>xi</w:t>
      </w:r>
      <w:proofErr w:type="gramEnd"/>
      <w:r w:rsidRPr="00070AD5">
        <w:t xml:space="preserve"> Web Service Interfaces</w:t>
      </w:r>
      <w:bookmarkEnd w:id="57"/>
    </w:p>
    <w:p w14:paraId="7C50BBE8" w14:textId="77777777" w:rsidR="00D55FA5" w:rsidRDefault="00D55FA5" w:rsidP="00D55FA5">
      <w:pPr>
        <w:pStyle w:val="Heading2"/>
      </w:pPr>
      <w:bookmarkStart w:id="58" w:name="_Toc336940576"/>
      <w:r>
        <w:t>Executive Summary</w:t>
      </w:r>
      <w:bookmarkEnd w:id="58"/>
    </w:p>
    <w:p w14:paraId="7C50BBE9" w14:textId="2C65D1FA" w:rsidR="00D55FA5" w:rsidRDefault="00D55FA5" w:rsidP="007653A7">
      <w:pPr>
        <w:pStyle w:val="BodyA"/>
        <w:ind w:left="360" w:firstLine="0"/>
      </w:pPr>
      <w:r>
        <w:t xml:space="preserve">The Executive Summary Web </w:t>
      </w:r>
      <w:r w:rsidR="003F3095">
        <w:t xml:space="preserve">Service Interface allows the </w:t>
      </w:r>
      <w:r>
        <w:t xml:space="preserve">user interface to request executive summary data via </w:t>
      </w:r>
      <w:r w:rsidR="004A4385">
        <w:t>A</w:t>
      </w:r>
      <w:r>
        <w:t xml:space="preserve">jax using the JSONP (JavaScript Object Notation with Padding) protocol. A rest style is used for parameters. </w:t>
      </w:r>
    </w:p>
    <w:p w14:paraId="7C50BBEA" w14:textId="77777777" w:rsidR="00D55FA5" w:rsidRDefault="00D55FA5" w:rsidP="00D55FA5">
      <w:pPr>
        <w:pStyle w:val="Heading2"/>
      </w:pPr>
      <w:bookmarkStart w:id="59" w:name="_Toc336940577"/>
      <w:r>
        <w:t>Entitlements</w:t>
      </w:r>
      <w:bookmarkEnd w:id="59"/>
    </w:p>
    <w:p w14:paraId="7C50BBEB" w14:textId="658667E0" w:rsidR="00D55FA5" w:rsidRDefault="00D55FA5" w:rsidP="007653A7">
      <w:pPr>
        <w:pStyle w:val="BodyA"/>
        <w:ind w:left="360" w:firstLine="0"/>
      </w:pPr>
      <w:r>
        <w:t xml:space="preserve">The Entitlements Web </w:t>
      </w:r>
      <w:r w:rsidR="003F3095">
        <w:t xml:space="preserve">Service Interface allows the </w:t>
      </w:r>
      <w:r>
        <w:t xml:space="preserve">user interface to request entitlement data via </w:t>
      </w:r>
      <w:r w:rsidR="0034178F">
        <w:t>A</w:t>
      </w:r>
      <w:r>
        <w:t>jax using the JSONP (JavaScript Object Notation with Padding) protocol. A rest style is used for parameters. Data can be retrieved by facility and by hour.</w:t>
      </w:r>
    </w:p>
    <w:p w14:paraId="7C50BBEC" w14:textId="77777777" w:rsidR="00D55FA5" w:rsidRDefault="00D55FA5" w:rsidP="00D55FA5">
      <w:pPr>
        <w:pStyle w:val="Heading2"/>
      </w:pPr>
      <w:bookmarkStart w:id="60" w:name="_Toc336940578"/>
      <w:r>
        <w:lastRenderedPageBreak/>
        <w:t>Blue lanes</w:t>
      </w:r>
      <w:bookmarkEnd w:id="60"/>
    </w:p>
    <w:p w14:paraId="7C50BBF1" w14:textId="46B7F057" w:rsidR="00D55FA5" w:rsidRPr="00D55FA5" w:rsidRDefault="00D55FA5" w:rsidP="003F3095">
      <w:pPr>
        <w:pStyle w:val="BodyA"/>
        <w:ind w:left="360" w:firstLine="0"/>
      </w:pPr>
      <w:r>
        <w:t xml:space="preserve">The Blue Lanes Web </w:t>
      </w:r>
      <w:r w:rsidR="003F3095">
        <w:t xml:space="preserve">Service Interface allows the </w:t>
      </w:r>
      <w:r>
        <w:t xml:space="preserve">user interface to request blue lane data via </w:t>
      </w:r>
      <w:r w:rsidR="0034178F">
        <w:t>A</w:t>
      </w:r>
      <w:r>
        <w:t xml:space="preserve">jax using the JSONP (JavaScript Object Notation with Padding) protocol. A rest style is used for parameters. </w:t>
      </w:r>
      <w:bookmarkStart w:id="61" w:name="_TOC2430"/>
      <w:bookmarkEnd w:id="61"/>
    </w:p>
    <w:p w14:paraId="7C50BBF2" w14:textId="26AA3CDC" w:rsidR="00D55FA5" w:rsidRDefault="003F3095" w:rsidP="00D55FA5">
      <w:pPr>
        <w:pStyle w:val="Heading2"/>
      </w:pPr>
      <w:bookmarkStart w:id="62" w:name="_Toc336940580"/>
      <w:r>
        <w:t>Recruitment</w:t>
      </w:r>
      <w:bookmarkEnd w:id="62"/>
    </w:p>
    <w:p w14:paraId="7C50BBF3" w14:textId="098A8547" w:rsidR="00D55FA5" w:rsidRDefault="00D55FA5" w:rsidP="007653A7">
      <w:pPr>
        <w:pStyle w:val="BodyA"/>
        <w:ind w:left="360" w:firstLine="0"/>
      </w:pPr>
      <w:r>
        <w:t xml:space="preserve">The Daily Recruiting Report Web </w:t>
      </w:r>
      <w:r w:rsidR="003F3095">
        <w:t xml:space="preserve">Service Interface allows the user interface to request </w:t>
      </w:r>
      <w:r>
        <w:t xml:space="preserve">recruiting data via </w:t>
      </w:r>
      <w:r w:rsidR="0034178F">
        <w:t>A</w:t>
      </w:r>
      <w:r>
        <w:t xml:space="preserve">jax using the JSONP (JavaScript Object Notation with Padding) protocol. A rest style is used for parameters. </w:t>
      </w:r>
    </w:p>
    <w:p w14:paraId="13F454C2" w14:textId="64A410C0" w:rsidR="00141EEB" w:rsidRDefault="00141EEB" w:rsidP="00141EEB">
      <w:pPr>
        <w:pStyle w:val="Heading2"/>
      </w:pPr>
      <w:r>
        <w:t>Park Entry</w:t>
      </w:r>
    </w:p>
    <w:p w14:paraId="40426E90" w14:textId="4CD0E1FB" w:rsidR="00141EEB" w:rsidRDefault="00141EEB" w:rsidP="00141EEB">
      <w:pPr>
        <w:pStyle w:val="BodyA"/>
        <w:ind w:left="360" w:firstLine="0"/>
        <w:rPr>
          <w:ins w:id="63" w:author="Ian Wehmeyer" w:date="2013-08-01T13:14:00Z"/>
        </w:rPr>
      </w:pPr>
      <w:r>
        <w:t xml:space="preserve">The </w:t>
      </w:r>
      <w:r w:rsidR="00972632">
        <w:t>Park Entry</w:t>
      </w:r>
      <w:r>
        <w:t xml:space="preserve"> Web Service Interface allows the user interface to request </w:t>
      </w:r>
      <w:r w:rsidR="00972632">
        <w:t>Park Entry</w:t>
      </w:r>
      <w:r>
        <w:t xml:space="preserve"> data via Ajax using the JSONP (JavaScript Object Notation with Padding) protocol. A rest style is used for parameters. </w:t>
      </w:r>
    </w:p>
    <w:p w14:paraId="5E774010" w14:textId="77777777" w:rsidR="004B7427" w:rsidRDefault="004B7427" w:rsidP="00141EEB">
      <w:pPr>
        <w:pStyle w:val="BodyA"/>
        <w:ind w:left="360" w:firstLine="0"/>
        <w:rPr>
          <w:ins w:id="64" w:author="Ian Wehmeyer" w:date="2013-08-01T13:14:00Z"/>
        </w:rPr>
      </w:pPr>
    </w:p>
    <w:p w14:paraId="6192DC76" w14:textId="1AF76F4E" w:rsidR="004B7427" w:rsidRDefault="004B7427" w:rsidP="004B7427">
      <w:pPr>
        <w:pStyle w:val="Heading1"/>
        <w:rPr>
          <w:ins w:id="65" w:author="Ian Wehmeyer" w:date="2013-08-01T13:14:00Z"/>
        </w:rPr>
      </w:pPr>
      <w:ins w:id="66" w:author="Ian Wehmeyer" w:date="2013-08-01T13:14:00Z">
        <w:r>
          <w:t>RTD/</w:t>
        </w:r>
        <w:proofErr w:type="spellStart"/>
        <w:r>
          <w:t>xGS</w:t>
        </w:r>
        <w:proofErr w:type="spellEnd"/>
        <w:r>
          <w:t xml:space="preserve"> Contacts</w:t>
        </w:r>
      </w:ins>
    </w:p>
    <w:tbl>
      <w:tblPr>
        <w:tblStyle w:val="TableGrid"/>
        <w:tblW w:w="0" w:type="auto"/>
        <w:tblLook w:val="04A0" w:firstRow="1" w:lastRow="0" w:firstColumn="1" w:lastColumn="0" w:noHBand="0" w:noVBand="1"/>
        <w:tblPrChange w:id="67" w:author="Ian Wehmeyer" w:date="2013-08-01T13:26:00Z">
          <w:tblPr>
            <w:tblStyle w:val="TableGrid"/>
            <w:tblW w:w="0" w:type="auto"/>
            <w:tblLook w:val="04A0" w:firstRow="1" w:lastRow="0" w:firstColumn="1" w:lastColumn="0" w:noHBand="0" w:noVBand="1"/>
          </w:tblPr>
        </w:tblPrChange>
      </w:tblPr>
      <w:tblGrid>
        <w:gridCol w:w="3097"/>
        <w:gridCol w:w="3103"/>
        <w:gridCol w:w="3376"/>
        <w:tblGridChange w:id="68">
          <w:tblGrid>
            <w:gridCol w:w="3097"/>
            <w:gridCol w:w="3103"/>
            <w:gridCol w:w="3376"/>
          </w:tblGrid>
        </w:tblGridChange>
      </w:tblGrid>
      <w:tr w:rsidR="004B7427" w14:paraId="7D91814F" w14:textId="77777777" w:rsidTr="00013D04">
        <w:trPr>
          <w:ins w:id="69" w:author="Ian Wehmeyer" w:date="2013-08-01T13:18:00Z"/>
        </w:trPr>
        <w:tc>
          <w:tcPr>
            <w:tcW w:w="3097" w:type="dxa"/>
            <w:tcPrChange w:id="70" w:author="Ian Wehmeyer" w:date="2013-08-01T13:26:00Z">
              <w:tcPr>
                <w:tcW w:w="3192" w:type="dxa"/>
              </w:tcPr>
            </w:tcPrChange>
          </w:tcPr>
          <w:p w14:paraId="4D96D273" w14:textId="5A4D5075" w:rsidR="004B7427" w:rsidRPr="004B7427" w:rsidRDefault="004B7427" w:rsidP="004B7427">
            <w:pPr>
              <w:rPr>
                <w:ins w:id="71" w:author="Ian Wehmeyer" w:date="2013-08-01T13:18:00Z"/>
              </w:rPr>
            </w:pPr>
            <w:ins w:id="72" w:author="Ian Wehmeyer" w:date="2013-08-01T13:18:00Z">
              <w:r w:rsidRPr="004B7427">
                <w:t>Name</w:t>
              </w:r>
            </w:ins>
          </w:p>
        </w:tc>
        <w:tc>
          <w:tcPr>
            <w:tcW w:w="3103" w:type="dxa"/>
            <w:tcPrChange w:id="73" w:author="Ian Wehmeyer" w:date="2013-08-01T13:26:00Z">
              <w:tcPr>
                <w:tcW w:w="3192" w:type="dxa"/>
              </w:tcPr>
            </w:tcPrChange>
          </w:tcPr>
          <w:p w14:paraId="2E1453B4" w14:textId="63148A78" w:rsidR="004B7427" w:rsidRPr="004B7427" w:rsidRDefault="004B7427" w:rsidP="004B7427">
            <w:pPr>
              <w:rPr>
                <w:ins w:id="74" w:author="Ian Wehmeyer" w:date="2013-08-01T13:18:00Z"/>
                <w:rPrChange w:id="75" w:author="Ian Wehmeyer" w:date="2013-08-01T13:19:00Z">
                  <w:rPr>
                    <w:ins w:id="76" w:author="Ian Wehmeyer" w:date="2013-08-01T13:18:00Z"/>
                  </w:rPr>
                </w:rPrChange>
              </w:rPr>
            </w:pPr>
            <w:ins w:id="77" w:author="Ian Wehmeyer" w:date="2013-08-01T13:18:00Z">
              <w:r w:rsidRPr="004B7427">
                <w:rPr>
                  <w:rPrChange w:id="78" w:author="Ian Wehmeyer" w:date="2013-08-01T13:19:00Z">
                    <w:rPr/>
                  </w:rPrChange>
                </w:rPr>
                <w:t>Role</w:t>
              </w:r>
            </w:ins>
          </w:p>
        </w:tc>
        <w:tc>
          <w:tcPr>
            <w:tcW w:w="3376" w:type="dxa"/>
            <w:tcPrChange w:id="79" w:author="Ian Wehmeyer" w:date="2013-08-01T13:26:00Z">
              <w:tcPr>
                <w:tcW w:w="3192" w:type="dxa"/>
              </w:tcPr>
            </w:tcPrChange>
          </w:tcPr>
          <w:p w14:paraId="5CDBF6A2" w14:textId="26110200" w:rsidR="004B7427" w:rsidRPr="004B7427" w:rsidRDefault="004B7427" w:rsidP="004B7427">
            <w:pPr>
              <w:rPr>
                <w:ins w:id="80" w:author="Ian Wehmeyer" w:date="2013-08-01T13:18:00Z"/>
              </w:rPr>
            </w:pPr>
            <w:ins w:id="81" w:author="Ian Wehmeyer" w:date="2013-08-01T13:19:00Z">
              <w:r w:rsidRPr="004B7427">
                <w:t>Email</w:t>
              </w:r>
            </w:ins>
          </w:p>
        </w:tc>
      </w:tr>
      <w:tr w:rsidR="00013D04" w14:paraId="3C6F4E8A" w14:textId="77777777" w:rsidTr="00013D04">
        <w:trPr>
          <w:ins w:id="82" w:author="Ian Wehmeyer" w:date="2013-08-01T13:26:00Z"/>
        </w:trPr>
        <w:tc>
          <w:tcPr>
            <w:tcW w:w="3097" w:type="dxa"/>
          </w:tcPr>
          <w:p w14:paraId="575411BF" w14:textId="1524C865" w:rsidR="00013D04" w:rsidRDefault="00013D04" w:rsidP="004B7427">
            <w:pPr>
              <w:rPr>
                <w:ins w:id="83" w:author="Ian Wehmeyer" w:date="2013-08-01T13:26:00Z"/>
              </w:rPr>
            </w:pPr>
            <w:ins w:id="84" w:author="Ian Wehmeyer" w:date="2013-08-01T13:26:00Z">
              <w:r>
                <w:t xml:space="preserve">Mark </w:t>
              </w:r>
              <w:proofErr w:type="spellStart"/>
              <w:r>
                <w:t>Hadland</w:t>
              </w:r>
              <w:proofErr w:type="spellEnd"/>
            </w:ins>
          </w:p>
        </w:tc>
        <w:tc>
          <w:tcPr>
            <w:tcW w:w="3103" w:type="dxa"/>
          </w:tcPr>
          <w:p w14:paraId="4F39C2EC" w14:textId="3F289060" w:rsidR="00013D04" w:rsidRDefault="00013D04" w:rsidP="004B7427">
            <w:pPr>
              <w:rPr>
                <w:ins w:id="85" w:author="Ian Wehmeyer" w:date="2013-08-01T13:26:00Z"/>
              </w:rPr>
            </w:pPr>
            <w:ins w:id="86" w:author="Ian Wehmeyer" w:date="2013-08-01T13:26:00Z">
              <w:r>
                <w:t>Stakeholder</w:t>
              </w:r>
            </w:ins>
          </w:p>
        </w:tc>
        <w:tc>
          <w:tcPr>
            <w:tcW w:w="3376" w:type="dxa"/>
          </w:tcPr>
          <w:p w14:paraId="75F7BF35" w14:textId="52435187" w:rsidR="00013D04" w:rsidRDefault="00013D04" w:rsidP="004B7427">
            <w:pPr>
              <w:rPr>
                <w:ins w:id="87" w:author="Ian Wehmeyer" w:date="2013-08-01T13:26:00Z"/>
              </w:rPr>
            </w:pPr>
            <w:ins w:id="88" w:author="Ian Wehmeyer" w:date="2013-08-01T13:26:00Z">
              <w:r>
                <w:fldChar w:fldCharType="begin"/>
              </w:r>
              <w:r>
                <w:instrText xml:space="preserve"> HYPERLINK "mailto:markh@synapse.com" </w:instrText>
              </w:r>
              <w:r>
                <w:fldChar w:fldCharType="separate"/>
              </w:r>
              <w:r w:rsidRPr="008C08F5">
                <w:rPr>
                  <w:rStyle w:val="Hyperlink"/>
                </w:rPr>
                <w:t>markh@synapse.com</w:t>
              </w:r>
              <w:r>
                <w:fldChar w:fldCharType="end"/>
              </w:r>
            </w:ins>
          </w:p>
        </w:tc>
      </w:tr>
      <w:tr w:rsidR="00013D04" w14:paraId="05EECF5F" w14:textId="77777777" w:rsidTr="00013D04">
        <w:trPr>
          <w:ins w:id="89" w:author="Ian Wehmeyer" w:date="2013-08-01T13:26:00Z"/>
        </w:trPr>
        <w:tc>
          <w:tcPr>
            <w:tcW w:w="3097" w:type="dxa"/>
          </w:tcPr>
          <w:p w14:paraId="478D2C8B" w14:textId="7B9B9164" w:rsidR="00013D04" w:rsidRDefault="00013D04" w:rsidP="004B7427">
            <w:pPr>
              <w:rPr>
                <w:ins w:id="90" w:author="Ian Wehmeyer" w:date="2013-08-01T13:26:00Z"/>
              </w:rPr>
            </w:pPr>
            <w:ins w:id="91" w:author="Ian Wehmeyer" w:date="2013-08-01T13:26:00Z">
              <w:r>
                <w:t xml:space="preserve">Michael </w:t>
              </w:r>
              <w:proofErr w:type="spellStart"/>
              <w:r>
                <w:t>Jungen</w:t>
              </w:r>
              <w:proofErr w:type="spellEnd"/>
            </w:ins>
          </w:p>
        </w:tc>
        <w:tc>
          <w:tcPr>
            <w:tcW w:w="3103" w:type="dxa"/>
          </w:tcPr>
          <w:p w14:paraId="0DF2ADC9" w14:textId="1A259201" w:rsidR="00013D04" w:rsidRDefault="00013D04" w:rsidP="004B7427">
            <w:pPr>
              <w:rPr>
                <w:ins w:id="92" w:author="Ian Wehmeyer" w:date="2013-08-01T13:26:00Z"/>
              </w:rPr>
            </w:pPr>
            <w:ins w:id="93" w:author="Ian Wehmeyer" w:date="2013-08-01T13:26:00Z">
              <w:r>
                <w:t>Stakeholder</w:t>
              </w:r>
            </w:ins>
          </w:p>
        </w:tc>
        <w:tc>
          <w:tcPr>
            <w:tcW w:w="3376" w:type="dxa"/>
          </w:tcPr>
          <w:p w14:paraId="3201B0F7" w14:textId="1432B3DD" w:rsidR="00013D04" w:rsidRDefault="00013D04" w:rsidP="004B7427">
            <w:pPr>
              <w:rPr>
                <w:ins w:id="94" w:author="Ian Wehmeyer" w:date="2013-08-01T13:26:00Z"/>
              </w:rPr>
            </w:pPr>
            <w:proofErr w:type="gramStart"/>
            <w:ins w:id="95" w:author="Ian Wehmeyer" w:date="2013-08-01T13:26:00Z">
              <w:r>
                <w:t>michael.g</w:t>
              </w:r>
              <w:r w:rsidRPr="00013D04">
                <w:t>.Jungen@disney.com</w:t>
              </w:r>
              <w:proofErr w:type="gramEnd"/>
            </w:ins>
          </w:p>
        </w:tc>
      </w:tr>
      <w:tr w:rsidR="004B7427" w14:paraId="4AF9D002" w14:textId="77777777" w:rsidTr="00013D04">
        <w:trPr>
          <w:ins w:id="96" w:author="Ian Wehmeyer" w:date="2013-08-01T13:18:00Z"/>
        </w:trPr>
        <w:tc>
          <w:tcPr>
            <w:tcW w:w="3097" w:type="dxa"/>
            <w:tcPrChange w:id="97" w:author="Ian Wehmeyer" w:date="2013-08-01T13:26:00Z">
              <w:tcPr>
                <w:tcW w:w="3192" w:type="dxa"/>
              </w:tcPr>
            </w:tcPrChange>
          </w:tcPr>
          <w:p w14:paraId="521AB972" w14:textId="75867CC2" w:rsidR="004B7427" w:rsidRDefault="004B7427" w:rsidP="004B7427">
            <w:pPr>
              <w:rPr>
                <w:ins w:id="98" w:author="Ian Wehmeyer" w:date="2013-08-01T13:18:00Z"/>
              </w:rPr>
            </w:pPr>
            <w:ins w:id="99" w:author="Ian Wehmeyer" w:date="2013-08-01T13:19:00Z">
              <w:r>
                <w:t>Ian Wehmeyer</w:t>
              </w:r>
            </w:ins>
          </w:p>
        </w:tc>
        <w:tc>
          <w:tcPr>
            <w:tcW w:w="3103" w:type="dxa"/>
            <w:tcPrChange w:id="100" w:author="Ian Wehmeyer" w:date="2013-08-01T13:26:00Z">
              <w:tcPr>
                <w:tcW w:w="3192" w:type="dxa"/>
              </w:tcPr>
            </w:tcPrChange>
          </w:tcPr>
          <w:p w14:paraId="66492D18" w14:textId="436D189C" w:rsidR="004B7427" w:rsidRDefault="004B7427" w:rsidP="004B7427">
            <w:pPr>
              <w:rPr>
                <w:ins w:id="101" w:author="Ian Wehmeyer" w:date="2013-08-01T13:18:00Z"/>
              </w:rPr>
            </w:pPr>
            <w:ins w:id="102" w:author="Ian Wehmeyer" w:date="2013-08-01T13:19:00Z">
              <w:r>
                <w:t>PM</w:t>
              </w:r>
            </w:ins>
          </w:p>
        </w:tc>
        <w:tc>
          <w:tcPr>
            <w:tcW w:w="3376" w:type="dxa"/>
            <w:tcPrChange w:id="103" w:author="Ian Wehmeyer" w:date="2013-08-01T13:26:00Z">
              <w:tcPr>
                <w:tcW w:w="3192" w:type="dxa"/>
              </w:tcPr>
            </w:tcPrChange>
          </w:tcPr>
          <w:p w14:paraId="2053D407" w14:textId="4B319486" w:rsidR="004B7427" w:rsidRDefault="004B7427" w:rsidP="004B7427">
            <w:pPr>
              <w:rPr>
                <w:ins w:id="104" w:author="Ian Wehmeyer" w:date="2013-08-01T13:18:00Z"/>
              </w:rPr>
            </w:pPr>
            <w:ins w:id="105" w:author="Ian Wehmeyer" w:date="2013-08-01T13:19:00Z">
              <w:r>
                <w:fldChar w:fldCharType="begin"/>
              </w:r>
              <w:r>
                <w:instrText xml:space="preserve"> HYPERLINK "mailto:ianw@synapse.com" </w:instrText>
              </w:r>
              <w:r>
                <w:fldChar w:fldCharType="separate"/>
              </w:r>
              <w:r w:rsidRPr="008C08F5">
                <w:rPr>
                  <w:rStyle w:val="Hyperlink"/>
                </w:rPr>
                <w:t>ianw@synapse.com</w:t>
              </w:r>
              <w:r>
                <w:fldChar w:fldCharType="end"/>
              </w:r>
            </w:ins>
          </w:p>
        </w:tc>
      </w:tr>
      <w:tr w:rsidR="004B7427" w14:paraId="73C4D4B0" w14:textId="77777777" w:rsidTr="00013D04">
        <w:trPr>
          <w:ins w:id="106" w:author="Ian Wehmeyer" w:date="2013-08-01T13:18:00Z"/>
        </w:trPr>
        <w:tc>
          <w:tcPr>
            <w:tcW w:w="3097" w:type="dxa"/>
            <w:tcPrChange w:id="107" w:author="Ian Wehmeyer" w:date="2013-08-01T13:26:00Z">
              <w:tcPr>
                <w:tcW w:w="3192" w:type="dxa"/>
              </w:tcPr>
            </w:tcPrChange>
          </w:tcPr>
          <w:p w14:paraId="6CADB0CB" w14:textId="481BA568" w:rsidR="004B7427" w:rsidRDefault="004B7427" w:rsidP="004B7427">
            <w:pPr>
              <w:rPr>
                <w:ins w:id="108" w:author="Ian Wehmeyer" w:date="2013-08-01T13:18:00Z"/>
              </w:rPr>
            </w:pPr>
            <w:ins w:id="109" w:author="Ian Wehmeyer" w:date="2013-08-01T13:19:00Z">
              <w:r>
                <w:t xml:space="preserve">Amar </w:t>
              </w:r>
              <w:proofErr w:type="spellStart"/>
              <w:r>
                <w:t>Terzic</w:t>
              </w:r>
            </w:ins>
            <w:proofErr w:type="spellEnd"/>
          </w:p>
        </w:tc>
        <w:tc>
          <w:tcPr>
            <w:tcW w:w="3103" w:type="dxa"/>
            <w:tcPrChange w:id="110" w:author="Ian Wehmeyer" w:date="2013-08-01T13:26:00Z">
              <w:tcPr>
                <w:tcW w:w="3192" w:type="dxa"/>
              </w:tcPr>
            </w:tcPrChange>
          </w:tcPr>
          <w:p w14:paraId="5E64544E" w14:textId="67A5609E" w:rsidR="004B7427" w:rsidRDefault="004B7427" w:rsidP="004B7427">
            <w:pPr>
              <w:rPr>
                <w:ins w:id="111" w:author="Ian Wehmeyer" w:date="2013-08-01T13:18:00Z"/>
              </w:rPr>
            </w:pPr>
            <w:ins w:id="112" w:author="Ian Wehmeyer" w:date="2013-08-01T13:20:00Z">
              <w:r>
                <w:t>Software Engineer</w:t>
              </w:r>
            </w:ins>
          </w:p>
        </w:tc>
        <w:tc>
          <w:tcPr>
            <w:tcW w:w="3376" w:type="dxa"/>
            <w:tcPrChange w:id="113" w:author="Ian Wehmeyer" w:date="2013-08-01T13:26:00Z">
              <w:tcPr>
                <w:tcW w:w="3192" w:type="dxa"/>
              </w:tcPr>
            </w:tcPrChange>
          </w:tcPr>
          <w:p w14:paraId="4A031837" w14:textId="2F933E04" w:rsidR="004B7427" w:rsidRDefault="004B7427" w:rsidP="004B7427">
            <w:pPr>
              <w:rPr>
                <w:ins w:id="114" w:author="Ian Wehmeyer" w:date="2013-08-01T13:18:00Z"/>
              </w:rPr>
            </w:pPr>
            <w:ins w:id="115" w:author="Ian Wehmeyer" w:date="2013-08-01T13:21:00Z">
              <w:r>
                <w:fldChar w:fldCharType="begin"/>
              </w:r>
              <w:r>
                <w:instrText xml:space="preserve"> HYPERLINK "mailto:amart@synapse.com" </w:instrText>
              </w:r>
              <w:r>
                <w:fldChar w:fldCharType="separate"/>
              </w:r>
              <w:r w:rsidRPr="008C08F5">
                <w:rPr>
                  <w:rStyle w:val="Hyperlink"/>
                </w:rPr>
                <w:t>amart@synapse.com</w:t>
              </w:r>
              <w:r>
                <w:fldChar w:fldCharType="end"/>
              </w:r>
            </w:ins>
          </w:p>
        </w:tc>
      </w:tr>
      <w:tr w:rsidR="004B7427" w14:paraId="03FC9006" w14:textId="77777777" w:rsidTr="00013D04">
        <w:trPr>
          <w:ins w:id="116" w:author="Ian Wehmeyer" w:date="2013-08-01T13:18:00Z"/>
        </w:trPr>
        <w:tc>
          <w:tcPr>
            <w:tcW w:w="3097" w:type="dxa"/>
            <w:tcPrChange w:id="117" w:author="Ian Wehmeyer" w:date="2013-08-01T13:26:00Z">
              <w:tcPr>
                <w:tcW w:w="3192" w:type="dxa"/>
              </w:tcPr>
            </w:tcPrChange>
          </w:tcPr>
          <w:p w14:paraId="6120548E" w14:textId="3EBEEF8D" w:rsidR="004B7427" w:rsidRDefault="004B7427" w:rsidP="004B7427">
            <w:pPr>
              <w:rPr>
                <w:ins w:id="118" w:author="Ian Wehmeyer" w:date="2013-08-01T13:18:00Z"/>
              </w:rPr>
            </w:pPr>
            <w:ins w:id="119" w:author="Ian Wehmeyer" w:date="2013-08-01T13:21:00Z">
              <w:r>
                <w:t xml:space="preserve">Robert </w:t>
              </w:r>
              <w:proofErr w:type="spellStart"/>
              <w:r>
                <w:t>Lantry</w:t>
              </w:r>
            </w:ins>
            <w:proofErr w:type="spellEnd"/>
          </w:p>
        </w:tc>
        <w:tc>
          <w:tcPr>
            <w:tcW w:w="3103" w:type="dxa"/>
            <w:tcPrChange w:id="120" w:author="Ian Wehmeyer" w:date="2013-08-01T13:26:00Z">
              <w:tcPr>
                <w:tcW w:w="3192" w:type="dxa"/>
              </w:tcPr>
            </w:tcPrChange>
          </w:tcPr>
          <w:p w14:paraId="3058A5BA" w14:textId="3DF8D4BB" w:rsidR="004B7427" w:rsidRDefault="004B7427" w:rsidP="004B7427">
            <w:pPr>
              <w:rPr>
                <w:ins w:id="121" w:author="Ian Wehmeyer" w:date="2013-08-01T13:18:00Z"/>
              </w:rPr>
            </w:pPr>
            <w:ins w:id="122" w:author="Ian Wehmeyer" w:date="2013-08-01T13:21:00Z">
              <w:r>
                <w:t>Software Engineer</w:t>
              </w:r>
            </w:ins>
          </w:p>
        </w:tc>
        <w:tc>
          <w:tcPr>
            <w:tcW w:w="3376" w:type="dxa"/>
            <w:tcPrChange w:id="123" w:author="Ian Wehmeyer" w:date="2013-08-01T13:26:00Z">
              <w:tcPr>
                <w:tcW w:w="3192" w:type="dxa"/>
              </w:tcPr>
            </w:tcPrChange>
          </w:tcPr>
          <w:p w14:paraId="53DA97C0" w14:textId="0F7CEC16" w:rsidR="004B7427" w:rsidRDefault="004B7427" w:rsidP="004B7427">
            <w:pPr>
              <w:rPr>
                <w:ins w:id="124" w:author="Ian Wehmeyer" w:date="2013-08-01T13:18:00Z"/>
              </w:rPr>
            </w:pPr>
            <w:ins w:id="125" w:author="Ian Wehmeyer" w:date="2013-08-01T13:21:00Z">
              <w:r>
                <w:fldChar w:fldCharType="begin"/>
              </w:r>
              <w:r>
                <w:instrText xml:space="preserve"> HYPERLINK "mailto:robertl@synapse.com" </w:instrText>
              </w:r>
              <w:r>
                <w:fldChar w:fldCharType="separate"/>
              </w:r>
              <w:r w:rsidRPr="008C08F5">
                <w:rPr>
                  <w:rStyle w:val="Hyperlink"/>
                </w:rPr>
                <w:t>robertl@synapse.com</w:t>
              </w:r>
              <w:r>
                <w:fldChar w:fldCharType="end"/>
              </w:r>
            </w:ins>
          </w:p>
        </w:tc>
      </w:tr>
      <w:tr w:rsidR="004B7427" w14:paraId="24D7C0A9" w14:textId="77777777" w:rsidTr="00013D04">
        <w:trPr>
          <w:ins w:id="126" w:author="Ian Wehmeyer" w:date="2013-08-01T13:18:00Z"/>
        </w:trPr>
        <w:tc>
          <w:tcPr>
            <w:tcW w:w="3097" w:type="dxa"/>
            <w:tcPrChange w:id="127" w:author="Ian Wehmeyer" w:date="2013-08-01T13:26:00Z">
              <w:tcPr>
                <w:tcW w:w="3192" w:type="dxa"/>
              </w:tcPr>
            </w:tcPrChange>
          </w:tcPr>
          <w:p w14:paraId="0B2DDF8B" w14:textId="4679CB5A" w:rsidR="004B7427" w:rsidRDefault="004B7427" w:rsidP="004B7427">
            <w:pPr>
              <w:rPr>
                <w:ins w:id="128" w:author="Ian Wehmeyer" w:date="2013-08-01T13:18:00Z"/>
              </w:rPr>
            </w:pPr>
            <w:ins w:id="129" w:author="Ian Wehmeyer" w:date="2013-08-01T13:21:00Z">
              <w:r>
                <w:t xml:space="preserve">Stephen </w:t>
              </w:r>
              <w:proofErr w:type="spellStart"/>
              <w:r>
                <w:t>Madson</w:t>
              </w:r>
            </w:ins>
            <w:proofErr w:type="spellEnd"/>
          </w:p>
        </w:tc>
        <w:tc>
          <w:tcPr>
            <w:tcW w:w="3103" w:type="dxa"/>
            <w:tcPrChange w:id="130" w:author="Ian Wehmeyer" w:date="2013-08-01T13:26:00Z">
              <w:tcPr>
                <w:tcW w:w="3192" w:type="dxa"/>
              </w:tcPr>
            </w:tcPrChange>
          </w:tcPr>
          <w:p w14:paraId="79E59529" w14:textId="497B20D9" w:rsidR="004B7427" w:rsidRDefault="004B7427" w:rsidP="004B7427">
            <w:pPr>
              <w:rPr>
                <w:ins w:id="131" w:author="Ian Wehmeyer" w:date="2013-08-01T13:18:00Z"/>
              </w:rPr>
            </w:pPr>
            <w:ins w:id="132" w:author="Ian Wehmeyer" w:date="2013-08-01T13:21:00Z">
              <w:r>
                <w:t>Software Engineer</w:t>
              </w:r>
            </w:ins>
          </w:p>
        </w:tc>
        <w:tc>
          <w:tcPr>
            <w:tcW w:w="3376" w:type="dxa"/>
            <w:tcPrChange w:id="133" w:author="Ian Wehmeyer" w:date="2013-08-01T13:26:00Z">
              <w:tcPr>
                <w:tcW w:w="3192" w:type="dxa"/>
              </w:tcPr>
            </w:tcPrChange>
          </w:tcPr>
          <w:p w14:paraId="7798328A" w14:textId="638EA94B" w:rsidR="004B7427" w:rsidRDefault="004B7427" w:rsidP="004B7427">
            <w:pPr>
              <w:rPr>
                <w:ins w:id="134" w:author="Ian Wehmeyer" w:date="2013-08-01T13:18:00Z"/>
              </w:rPr>
            </w:pPr>
            <w:ins w:id="135" w:author="Ian Wehmeyer" w:date="2013-08-01T13:21:00Z">
              <w:r>
                <w:fldChar w:fldCharType="begin"/>
              </w:r>
              <w:r>
                <w:instrText xml:space="preserve"> HYPERLINK "mailto:stephenm@synapse.com" </w:instrText>
              </w:r>
              <w:r>
                <w:fldChar w:fldCharType="separate"/>
              </w:r>
              <w:r w:rsidRPr="008C08F5">
                <w:rPr>
                  <w:rStyle w:val="Hyperlink"/>
                </w:rPr>
                <w:t>stephenm@synapse.com</w:t>
              </w:r>
              <w:r>
                <w:fldChar w:fldCharType="end"/>
              </w:r>
            </w:ins>
          </w:p>
        </w:tc>
      </w:tr>
      <w:tr w:rsidR="004B7427" w14:paraId="2718FE83" w14:textId="77777777" w:rsidTr="00013D04">
        <w:trPr>
          <w:ins w:id="136" w:author="Ian Wehmeyer" w:date="2013-08-01T13:18:00Z"/>
        </w:trPr>
        <w:tc>
          <w:tcPr>
            <w:tcW w:w="3097" w:type="dxa"/>
            <w:tcPrChange w:id="137" w:author="Ian Wehmeyer" w:date="2013-08-01T13:26:00Z">
              <w:tcPr>
                <w:tcW w:w="3192" w:type="dxa"/>
              </w:tcPr>
            </w:tcPrChange>
          </w:tcPr>
          <w:p w14:paraId="0406D5DC" w14:textId="0C4D97C6" w:rsidR="004B7427" w:rsidRDefault="00013D04" w:rsidP="004B7427">
            <w:pPr>
              <w:rPr>
                <w:ins w:id="138" w:author="Ian Wehmeyer" w:date="2013-08-01T13:18:00Z"/>
              </w:rPr>
            </w:pPr>
            <w:ins w:id="139" w:author="Ian Wehmeyer" w:date="2013-08-01T13:21:00Z">
              <w:r>
                <w:t>James Frances</w:t>
              </w:r>
            </w:ins>
          </w:p>
        </w:tc>
        <w:tc>
          <w:tcPr>
            <w:tcW w:w="3103" w:type="dxa"/>
            <w:tcPrChange w:id="140" w:author="Ian Wehmeyer" w:date="2013-08-01T13:26:00Z">
              <w:tcPr>
                <w:tcW w:w="3192" w:type="dxa"/>
              </w:tcPr>
            </w:tcPrChange>
          </w:tcPr>
          <w:p w14:paraId="154710D2" w14:textId="17C44A71" w:rsidR="004B7427" w:rsidRDefault="00013D04" w:rsidP="004B7427">
            <w:pPr>
              <w:rPr>
                <w:ins w:id="141" w:author="Ian Wehmeyer" w:date="2013-08-01T13:18:00Z"/>
              </w:rPr>
            </w:pPr>
            <w:ins w:id="142" w:author="Ian Wehmeyer" w:date="2013-08-01T13:21:00Z">
              <w:r>
                <w:t>Software Engineer</w:t>
              </w:r>
            </w:ins>
          </w:p>
        </w:tc>
        <w:tc>
          <w:tcPr>
            <w:tcW w:w="3376" w:type="dxa"/>
            <w:tcPrChange w:id="143" w:author="Ian Wehmeyer" w:date="2013-08-01T13:26:00Z">
              <w:tcPr>
                <w:tcW w:w="3192" w:type="dxa"/>
              </w:tcPr>
            </w:tcPrChange>
          </w:tcPr>
          <w:p w14:paraId="625D0F18" w14:textId="60689DC7" w:rsidR="004B7427" w:rsidRDefault="00013D04" w:rsidP="004B7427">
            <w:pPr>
              <w:rPr>
                <w:ins w:id="144" w:author="Ian Wehmeyer" w:date="2013-08-01T13:18:00Z"/>
              </w:rPr>
            </w:pPr>
            <w:ins w:id="145" w:author="Ian Wehmeyer" w:date="2013-08-01T13:21:00Z">
              <w:r>
                <w:t>jamesf@synapse.com</w:t>
              </w:r>
            </w:ins>
          </w:p>
        </w:tc>
      </w:tr>
      <w:tr w:rsidR="00013D04" w14:paraId="6DD6F17D" w14:textId="77777777" w:rsidTr="00013D04">
        <w:trPr>
          <w:ins w:id="146" w:author="Ian Wehmeyer" w:date="2013-08-01T13:27:00Z"/>
        </w:trPr>
        <w:tc>
          <w:tcPr>
            <w:tcW w:w="3097" w:type="dxa"/>
          </w:tcPr>
          <w:p w14:paraId="07EAE744" w14:textId="69FB3102" w:rsidR="00013D04" w:rsidRDefault="00013D04" w:rsidP="004B7427">
            <w:pPr>
              <w:rPr>
                <w:ins w:id="147" w:author="Ian Wehmeyer" w:date="2013-08-01T13:27:00Z"/>
              </w:rPr>
            </w:pPr>
            <w:ins w:id="148" w:author="Ian Wehmeyer" w:date="2013-08-01T13:27:00Z">
              <w:r>
                <w:t>Craig Rosenberg</w:t>
              </w:r>
            </w:ins>
          </w:p>
        </w:tc>
        <w:tc>
          <w:tcPr>
            <w:tcW w:w="3103" w:type="dxa"/>
          </w:tcPr>
          <w:p w14:paraId="59B6CCC8" w14:textId="64940971" w:rsidR="00013D04" w:rsidRDefault="00013D04" w:rsidP="004B7427">
            <w:pPr>
              <w:rPr>
                <w:ins w:id="149" w:author="Ian Wehmeyer" w:date="2013-08-01T13:27:00Z"/>
              </w:rPr>
            </w:pPr>
            <w:ins w:id="150" w:author="Ian Wehmeyer" w:date="2013-08-01T13:27:00Z">
              <w:r>
                <w:t>Software Engineer</w:t>
              </w:r>
            </w:ins>
          </w:p>
        </w:tc>
        <w:tc>
          <w:tcPr>
            <w:tcW w:w="3376" w:type="dxa"/>
          </w:tcPr>
          <w:p w14:paraId="54DAED85" w14:textId="1E3B2D96" w:rsidR="00013D04" w:rsidRDefault="00013D04" w:rsidP="004B7427">
            <w:pPr>
              <w:rPr>
                <w:ins w:id="151" w:author="Ian Wehmeyer" w:date="2013-08-01T13:27:00Z"/>
              </w:rPr>
            </w:pPr>
            <w:ins w:id="152" w:author="Ian Wehmeyer" w:date="2013-08-01T13:27:00Z">
              <w:r>
                <w:t>craigr@synapse.com</w:t>
              </w:r>
            </w:ins>
          </w:p>
        </w:tc>
      </w:tr>
      <w:tr w:rsidR="004B7427" w14:paraId="109C6766" w14:textId="77777777" w:rsidTr="00013D04">
        <w:trPr>
          <w:ins w:id="153" w:author="Ian Wehmeyer" w:date="2013-08-01T13:18:00Z"/>
        </w:trPr>
        <w:tc>
          <w:tcPr>
            <w:tcW w:w="3097" w:type="dxa"/>
            <w:tcPrChange w:id="154" w:author="Ian Wehmeyer" w:date="2013-08-01T13:26:00Z">
              <w:tcPr>
                <w:tcW w:w="3192" w:type="dxa"/>
              </w:tcPr>
            </w:tcPrChange>
          </w:tcPr>
          <w:p w14:paraId="04E8A58F" w14:textId="2879B522" w:rsidR="004B7427" w:rsidRDefault="00013D04" w:rsidP="004B7427">
            <w:pPr>
              <w:rPr>
                <w:ins w:id="155" w:author="Ian Wehmeyer" w:date="2013-08-01T13:18:00Z"/>
              </w:rPr>
            </w:pPr>
            <w:ins w:id="156" w:author="Ian Wehmeyer" w:date="2013-08-01T13:22:00Z">
              <w:r>
                <w:t>Nathan Ivey</w:t>
              </w:r>
            </w:ins>
          </w:p>
        </w:tc>
        <w:tc>
          <w:tcPr>
            <w:tcW w:w="3103" w:type="dxa"/>
            <w:tcPrChange w:id="157" w:author="Ian Wehmeyer" w:date="2013-08-01T13:26:00Z">
              <w:tcPr>
                <w:tcW w:w="3192" w:type="dxa"/>
              </w:tcPr>
            </w:tcPrChange>
          </w:tcPr>
          <w:p w14:paraId="6C241ABD" w14:textId="6026AB06" w:rsidR="004B7427" w:rsidRDefault="00013D04" w:rsidP="004B7427">
            <w:pPr>
              <w:rPr>
                <w:ins w:id="158" w:author="Ian Wehmeyer" w:date="2013-08-01T13:18:00Z"/>
              </w:rPr>
            </w:pPr>
            <w:ins w:id="159" w:author="Ian Wehmeyer" w:date="2013-08-01T13:22:00Z">
              <w:r>
                <w:t>Industrial Engineer</w:t>
              </w:r>
            </w:ins>
          </w:p>
        </w:tc>
        <w:tc>
          <w:tcPr>
            <w:tcW w:w="3376" w:type="dxa"/>
            <w:tcPrChange w:id="160" w:author="Ian Wehmeyer" w:date="2013-08-01T13:26:00Z">
              <w:tcPr>
                <w:tcW w:w="3192" w:type="dxa"/>
              </w:tcPr>
            </w:tcPrChange>
          </w:tcPr>
          <w:p w14:paraId="4022C2EA" w14:textId="69AFD34B" w:rsidR="004B7427" w:rsidRDefault="00013D04" w:rsidP="004B7427">
            <w:pPr>
              <w:rPr>
                <w:ins w:id="161" w:author="Ian Wehmeyer" w:date="2013-08-01T13:18:00Z"/>
              </w:rPr>
            </w:pPr>
            <w:ins w:id="162" w:author="Ian Wehmeyer" w:date="2013-08-01T13:22:00Z">
              <w:r>
                <w:fldChar w:fldCharType="begin"/>
              </w:r>
              <w:r>
                <w:instrText xml:space="preserve"> HYPERLINK "mailto:</w:instrText>
              </w:r>
              <w:r w:rsidRPr="00013D04">
                <w:rPr>
                  <w:rPrChange w:id="163" w:author="Ian Wehmeyer" w:date="2013-08-01T13:22:00Z">
                    <w:rPr>
                      <w:rStyle w:val="Hyperlink"/>
                    </w:rPr>
                  </w:rPrChange>
                </w:rPr>
                <w:instrText>nathan.j.ivey@disney.com</w:instrText>
              </w:r>
              <w:r>
                <w:instrText xml:space="preserve">" </w:instrText>
              </w:r>
              <w:r>
                <w:fldChar w:fldCharType="separate"/>
              </w:r>
              <w:r w:rsidRPr="00013D04">
                <w:rPr>
                  <w:rStyle w:val="Hyperlink"/>
                </w:rPr>
                <w:t>nathan.j.ivey@disney.com</w:t>
              </w:r>
              <w:r>
                <w:fldChar w:fldCharType="end"/>
              </w:r>
            </w:ins>
          </w:p>
        </w:tc>
      </w:tr>
      <w:tr w:rsidR="004B7427" w14:paraId="5D928D8D" w14:textId="77777777" w:rsidTr="00013D04">
        <w:trPr>
          <w:ins w:id="164" w:author="Ian Wehmeyer" w:date="2013-08-01T13:18:00Z"/>
        </w:trPr>
        <w:tc>
          <w:tcPr>
            <w:tcW w:w="3097" w:type="dxa"/>
            <w:tcPrChange w:id="165" w:author="Ian Wehmeyer" w:date="2013-08-01T13:26:00Z">
              <w:tcPr>
                <w:tcW w:w="3192" w:type="dxa"/>
              </w:tcPr>
            </w:tcPrChange>
          </w:tcPr>
          <w:p w14:paraId="5B37661B" w14:textId="1949CAAD" w:rsidR="004B7427" w:rsidRDefault="00013D04" w:rsidP="004B7427">
            <w:pPr>
              <w:rPr>
                <w:ins w:id="166" w:author="Ian Wehmeyer" w:date="2013-08-01T13:18:00Z"/>
              </w:rPr>
            </w:pPr>
            <w:ins w:id="167" w:author="Ian Wehmeyer" w:date="2013-08-01T13:23:00Z">
              <w:r>
                <w:t>Bo Rankin</w:t>
              </w:r>
            </w:ins>
          </w:p>
        </w:tc>
        <w:tc>
          <w:tcPr>
            <w:tcW w:w="3103" w:type="dxa"/>
            <w:tcPrChange w:id="168" w:author="Ian Wehmeyer" w:date="2013-08-01T13:26:00Z">
              <w:tcPr>
                <w:tcW w:w="3192" w:type="dxa"/>
              </w:tcPr>
            </w:tcPrChange>
          </w:tcPr>
          <w:p w14:paraId="77550088" w14:textId="3EF10DF0" w:rsidR="004B7427" w:rsidRDefault="00013D04" w:rsidP="004B7427">
            <w:pPr>
              <w:rPr>
                <w:ins w:id="169" w:author="Ian Wehmeyer" w:date="2013-08-01T13:18:00Z"/>
              </w:rPr>
            </w:pPr>
            <w:ins w:id="170" w:author="Ian Wehmeyer" w:date="2013-08-01T13:23:00Z">
              <w:r>
                <w:t>Industrial Engineer</w:t>
              </w:r>
            </w:ins>
          </w:p>
        </w:tc>
        <w:tc>
          <w:tcPr>
            <w:tcW w:w="3376" w:type="dxa"/>
            <w:tcPrChange w:id="171" w:author="Ian Wehmeyer" w:date="2013-08-01T13:26:00Z">
              <w:tcPr>
                <w:tcW w:w="3192" w:type="dxa"/>
              </w:tcPr>
            </w:tcPrChange>
          </w:tcPr>
          <w:p w14:paraId="130262BC" w14:textId="01EF0A4C" w:rsidR="004B7427" w:rsidRDefault="00013D04" w:rsidP="004B7427">
            <w:pPr>
              <w:rPr>
                <w:ins w:id="172" w:author="Ian Wehmeyer" w:date="2013-08-01T13:18:00Z"/>
              </w:rPr>
            </w:pPr>
            <w:proofErr w:type="gramStart"/>
            <w:ins w:id="173" w:author="Ian Wehmeyer" w:date="2013-08-01T13:23:00Z">
              <w:r>
                <w:t>john.rankin@disney.com</w:t>
              </w:r>
            </w:ins>
            <w:proofErr w:type="gramEnd"/>
          </w:p>
        </w:tc>
      </w:tr>
      <w:tr w:rsidR="00013D04" w14:paraId="0E452B70" w14:textId="77777777" w:rsidTr="00013D04">
        <w:trPr>
          <w:ins w:id="174" w:author="Ian Wehmeyer" w:date="2013-08-01T13:24:00Z"/>
        </w:trPr>
        <w:tc>
          <w:tcPr>
            <w:tcW w:w="3097" w:type="dxa"/>
            <w:tcPrChange w:id="175" w:author="Ian Wehmeyer" w:date="2013-08-01T13:26:00Z">
              <w:tcPr>
                <w:tcW w:w="3192" w:type="dxa"/>
              </w:tcPr>
            </w:tcPrChange>
          </w:tcPr>
          <w:p w14:paraId="68836420" w14:textId="0EA01D90" w:rsidR="00013D04" w:rsidRDefault="00013D04" w:rsidP="004B7427">
            <w:pPr>
              <w:rPr>
                <w:ins w:id="176" w:author="Ian Wehmeyer" w:date="2013-08-01T13:24:00Z"/>
              </w:rPr>
            </w:pPr>
            <w:proofErr w:type="spellStart"/>
            <w:ins w:id="177" w:author="Ian Wehmeyer" w:date="2013-08-01T13:24:00Z">
              <w:r>
                <w:t>Jenn</w:t>
              </w:r>
              <w:proofErr w:type="spellEnd"/>
              <w:r>
                <w:t xml:space="preserve"> </w:t>
              </w:r>
              <w:proofErr w:type="spellStart"/>
              <w:r>
                <w:t>Fishpool</w:t>
              </w:r>
              <w:proofErr w:type="spellEnd"/>
            </w:ins>
          </w:p>
        </w:tc>
        <w:tc>
          <w:tcPr>
            <w:tcW w:w="3103" w:type="dxa"/>
            <w:tcPrChange w:id="178" w:author="Ian Wehmeyer" w:date="2013-08-01T13:26:00Z">
              <w:tcPr>
                <w:tcW w:w="3192" w:type="dxa"/>
              </w:tcPr>
            </w:tcPrChange>
          </w:tcPr>
          <w:p w14:paraId="13A51AF6" w14:textId="2F9AE7CB" w:rsidR="00013D04" w:rsidRDefault="00013D04" w:rsidP="004B7427">
            <w:pPr>
              <w:rPr>
                <w:ins w:id="179" w:author="Ian Wehmeyer" w:date="2013-08-01T13:24:00Z"/>
              </w:rPr>
            </w:pPr>
            <w:ins w:id="180" w:author="Ian Wehmeyer" w:date="2013-08-01T13:24:00Z">
              <w:r>
                <w:t>Industrial Engineer</w:t>
              </w:r>
            </w:ins>
          </w:p>
        </w:tc>
        <w:tc>
          <w:tcPr>
            <w:tcW w:w="3376" w:type="dxa"/>
            <w:tcPrChange w:id="181" w:author="Ian Wehmeyer" w:date="2013-08-01T13:26:00Z">
              <w:tcPr>
                <w:tcW w:w="3192" w:type="dxa"/>
              </w:tcPr>
            </w:tcPrChange>
          </w:tcPr>
          <w:p w14:paraId="40080218" w14:textId="14B06549" w:rsidR="00013D04" w:rsidRDefault="00013D04" w:rsidP="004B7427">
            <w:pPr>
              <w:rPr>
                <w:ins w:id="182" w:author="Ian Wehmeyer" w:date="2013-08-01T13:24:00Z"/>
              </w:rPr>
            </w:pPr>
            <w:proofErr w:type="gramStart"/>
            <w:ins w:id="183" w:author="Ian Wehmeyer" w:date="2013-08-01T13:24:00Z">
              <w:r>
                <w:t>jennifer.p.fishpool@disney.com</w:t>
              </w:r>
              <w:proofErr w:type="gramEnd"/>
            </w:ins>
          </w:p>
        </w:tc>
      </w:tr>
    </w:tbl>
    <w:p w14:paraId="2EF57E34" w14:textId="77777777" w:rsidR="004B7427" w:rsidRPr="004B7427" w:rsidRDefault="004B7427" w:rsidP="004B7427">
      <w:pPr>
        <w:rPr>
          <w:ins w:id="184" w:author="Ian Wehmeyer" w:date="2013-08-01T13:14:00Z"/>
        </w:rPr>
        <w:pPrChange w:id="185" w:author="Ian Wehmeyer" w:date="2013-08-01T13:14:00Z">
          <w:pPr>
            <w:pStyle w:val="Heading1"/>
          </w:pPr>
        </w:pPrChange>
      </w:pPr>
    </w:p>
    <w:p w14:paraId="1FE180B4" w14:textId="77777777" w:rsidR="004B7427" w:rsidRDefault="004B7427" w:rsidP="00141EEB">
      <w:pPr>
        <w:pStyle w:val="BodyA"/>
        <w:ind w:left="360" w:firstLine="0"/>
      </w:pPr>
    </w:p>
    <w:p w14:paraId="6090C5EE" w14:textId="77777777" w:rsidR="00141EEB" w:rsidRDefault="00141EEB" w:rsidP="007653A7">
      <w:pPr>
        <w:pStyle w:val="BodyA"/>
        <w:ind w:left="360" w:firstLine="0"/>
      </w:pPr>
    </w:p>
    <w:p w14:paraId="619D3FA8" w14:textId="77777777" w:rsidR="00972632" w:rsidRDefault="00972632">
      <w:pPr>
        <w:spacing w:after="0" w:line="240" w:lineRule="auto"/>
        <w:rPr>
          <w:rFonts w:eastAsia="Times New Roman"/>
          <w:b/>
          <w:bCs/>
          <w:kern w:val="32"/>
          <w:sz w:val="32"/>
          <w:szCs w:val="32"/>
        </w:rPr>
      </w:pPr>
      <w:bookmarkStart w:id="186" w:name="_Toc336940581"/>
      <w:del w:id="187" w:author="Ian Wehmeyer" w:date="2013-08-01T13:15:00Z">
        <w:r w:rsidDel="004B7427">
          <w:br w:type="page"/>
        </w:r>
      </w:del>
    </w:p>
    <w:p w14:paraId="7C50BBF4" w14:textId="047A445C" w:rsidR="00D55FA5" w:rsidRDefault="003F3095" w:rsidP="00D55FA5">
      <w:pPr>
        <w:pStyle w:val="Heading1"/>
      </w:pPr>
      <w:r>
        <w:lastRenderedPageBreak/>
        <w:t>RTD</w:t>
      </w:r>
      <w:r w:rsidR="00D55FA5">
        <w:t xml:space="preserve"> Data store</w:t>
      </w:r>
      <w:bookmarkEnd w:id="186"/>
    </w:p>
    <w:p w14:paraId="7C50BBF5" w14:textId="5EF7A1FB" w:rsidR="00D55FA5" w:rsidRDefault="003F3095" w:rsidP="007653A7">
      <w:pPr>
        <w:pStyle w:val="BodyA"/>
        <w:ind w:left="360" w:firstLine="0"/>
      </w:pPr>
      <w:r>
        <w:t xml:space="preserve">RTD </w:t>
      </w:r>
      <w:r w:rsidR="00D55FA5">
        <w:t xml:space="preserve">consumes data from three different databases within the </w:t>
      </w:r>
      <w:proofErr w:type="spellStart"/>
      <w:r w:rsidR="00D55FA5">
        <w:t>SQLServer</w:t>
      </w:r>
      <w:proofErr w:type="spellEnd"/>
      <w:r w:rsidR="00D55FA5">
        <w:t xml:space="preserve"> database instance.  We consume event and guest data from the </w:t>
      </w:r>
      <w:proofErr w:type="spellStart"/>
      <w:r w:rsidR="00D55FA5">
        <w:t>rdr</w:t>
      </w:r>
      <w:proofErr w:type="spellEnd"/>
      <w:r w:rsidR="00D55FA5">
        <w:t xml:space="preserve"> database which is fed by XBRMS.  We also consume data from the </w:t>
      </w:r>
      <w:r w:rsidR="0034178F">
        <w:t>GxP</w:t>
      </w:r>
      <w:r w:rsidR="00D55FA5">
        <w:t xml:space="preserve"> database which is fed by the JMS listener.  The third database contains only support tables and the stored procedures for xi.</w:t>
      </w:r>
    </w:p>
    <w:p w14:paraId="7C50BBF6" w14:textId="77777777" w:rsidR="00D55FA5" w:rsidRDefault="00D55FA5" w:rsidP="00D55FA5">
      <w:pPr>
        <w:pStyle w:val="H2Body"/>
      </w:pPr>
    </w:p>
    <w:p w14:paraId="7C50BBF7" w14:textId="6AAE208B" w:rsidR="00D55FA5" w:rsidRPr="00D55FA5" w:rsidRDefault="003F3095" w:rsidP="00D55FA5">
      <w:pPr>
        <w:pStyle w:val="H2Body"/>
      </w:pPr>
      <w:r>
        <w:rPr>
          <w:noProof/>
        </w:rPr>
        <w:drawing>
          <wp:inline distT="0" distB="0" distL="0" distR="0" wp14:anchorId="35237586" wp14:editId="29A429FA">
            <wp:extent cx="5651500" cy="3315426"/>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_Infrastructure.jpg"/>
                    <pic:cNvPicPr/>
                  </pic:nvPicPr>
                  <pic:blipFill>
                    <a:blip r:embed="rId20">
                      <a:extLst>
                        <a:ext uri="{28A0092B-C50C-407E-A947-70E740481C1C}">
                          <a14:useLocalDpi xmlns:a14="http://schemas.microsoft.com/office/drawing/2010/main" val="0"/>
                        </a:ext>
                      </a:extLst>
                    </a:blip>
                    <a:stretch>
                      <a:fillRect/>
                    </a:stretch>
                  </pic:blipFill>
                  <pic:spPr>
                    <a:xfrm>
                      <a:off x="0" y="0"/>
                      <a:ext cx="5651500" cy="3315426"/>
                    </a:xfrm>
                    <a:prstGeom prst="rect">
                      <a:avLst/>
                    </a:prstGeom>
                  </pic:spPr>
                </pic:pic>
              </a:graphicData>
            </a:graphic>
          </wp:inline>
        </w:drawing>
      </w:r>
    </w:p>
    <w:sectPr w:rsidR="00D55FA5" w:rsidRPr="00D55FA5" w:rsidSect="002C170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36D473" w14:textId="77777777" w:rsidR="009D0AF8" w:rsidRDefault="009D0AF8" w:rsidP="00044632">
      <w:r>
        <w:separator/>
      </w:r>
    </w:p>
  </w:endnote>
  <w:endnote w:type="continuationSeparator" w:id="0">
    <w:p w14:paraId="2348DE90" w14:textId="77777777" w:rsidR="009D0AF8" w:rsidRDefault="009D0AF8"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Bold">
    <w:panose1 w:val="020B0804030504040204"/>
    <w:charset w:val="00"/>
    <w:family w:val="auto"/>
    <w:pitch w:val="variable"/>
    <w:sig w:usb0="A10006FF" w:usb1="4000205B" w:usb2="00000010" w:usb3="00000000" w:csb0="0000019F" w:csb1="00000000"/>
  </w:font>
  <w:font w:name="Times New Roman Bold">
    <w:panose1 w:val="020208030705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9D0AF8" w:rsidRPr="0007395D" w14:paraId="7C50BC05" w14:textId="77777777" w:rsidTr="002D53A7">
      <w:trPr>
        <w:trHeight w:val="272"/>
        <w:jc w:val="center"/>
      </w:trPr>
      <w:tc>
        <w:tcPr>
          <w:tcW w:w="1890" w:type="dxa"/>
        </w:tcPr>
        <w:p w14:paraId="7C50BC01" w14:textId="77777777" w:rsidR="009D0AF8" w:rsidRDefault="009D0AF8" w:rsidP="00607EDF">
          <w:pPr>
            <w:pStyle w:val="Header1"/>
          </w:pPr>
          <w:r>
            <w:t>900-0089</w:t>
          </w:r>
        </w:p>
      </w:tc>
      <w:tc>
        <w:tcPr>
          <w:tcW w:w="1890" w:type="dxa"/>
          <w:tcMar>
            <w:top w:w="58" w:type="dxa"/>
            <w:bottom w:w="58" w:type="dxa"/>
          </w:tcMar>
          <w:vAlign w:val="center"/>
        </w:tcPr>
        <w:p w14:paraId="7C50BC02" w14:textId="614C3D52" w:rsidR="009D0AF8" w:rsidRDefault="009D0AF8" w:rsidP="00607EDF">
          <w:pPr>
            <w:pStyle w:val="Header1"/>
          </w:pPr>
          <w:r>
            <w:t>Rev 2.0</w:t>
          </w:r>
        </w:p>
      </w:tc>
      <w:tc>
        <w:tcPr>
          <w:tcW w:w="5382" w:type="dxa"/>
          <w:tcMar>
            <w:top w:w="58" w:type="dxa"/>
            <w:bottom w:w="58" w:type="dxa"/>
          </w:tcMar>
          <w:vAlign w:val="center"/>
        </w:tcPr>
        <w:p w14:paraId="7C50BC03" w14:textId="05F73D7D" w:rsidR="009D0AF8" w:rsidRDefault="009D0AF8" w:rsidP="00607EDF">
          <w:pPr>
            <w:pStyle w:val="Header1"/>
          </w:pPr>
          <w:r>
            <w:t>Real Time Dashboard/</w:t>
          </w:r>
          <w:proofErr w:type="spellStart"/>
          <w:r>
            <w:t>xVR</w:t>
          </w:r>
          <w:proofErr w:type="spellEnd"/>
          <w:r>
            <w:t xml:space="preserve"> Architecture</w:t>
          </w:r>
        </w:p>
      </w:tc>
      <w:tc>
        <w:tcPr>
          <w:tcW w:w="1800" w:type="dxa"/>
          <w:tcMar>
            <w:top w:w="58" w:type="dxa"/>
            <w:bottom w:w="58" w:type="dxa"/>
          </w:tcMar>
          <w:vAlign w:val="center"/>
        </w:tcPr>
        <w:p w14:paraId="7C50BC04" w14:textId="77777777" w:rsidR="009D0AF8" w:rsidRDefault="009D0AF8" w:rsidP="00607EDF">
          <w:pPr>
            <w:pStyle w:val="Header1"/>
          </w:pPr>
          <w:r>
            <w:t xml:space="preserve">Page </w:t>
          </w:r>
          <w:r>
            <w:fldChar w:fldCharType="begin"/>
          </w:r>
          <w:r>
            <w:instrText xml:space="preserve"> PAGE </w:instrText>
          </w:r>
          <w:r>
            <w:fldChar w:fldCharType="separate"/>
          </w:r>
          <w:r w:rsidR="00EB6F44">
            <w:rPr>
              <w:noProof/>
            </w:rPr>
            <w:t>1</w:t>
          </w:r>
          <w:r>
            <w:fldChar w:fldCharType="end"/>
          </w:r>
          <w:r>
            <w:t xml:space="preserve"> of </w:t>
          </w:r>
          <w:r>
            <w:rPr>
              <w:rStyle w:val="PageNumber1"/>
              <w:color w:val="242424"/>
            </w:rPr>
            <w:fldChar w:fldCharType="begin"/>
          </w:r>
          <w:r>
            <w:rPr>
              <w:rStyle w:val="PageNumber1"/>
              <w:color w:val="242424"/>
            </w:rPr>
            <w:instrText xml:space="preserve"> NUMPAGES </w:instrText>
          </w:r>
          <w:r>
            <w:rPr>
              <w:rStyle w:val="PageNumber1"/>
              <w:color w:val="242424"/>
            </w:rPr>
            <w:fldChar w:fldCharType="separate"/>
          </w:r>
          <w:r w:rsidR="00EB6F44">
            <w:rPr>
              <w:rStyle w:val="PageNumber1"/>
              <w:noProof/>
              <w:color w:val="242424"/>
            </w:rPr>
            <w:t>12</w:t>
          </w:r>
          <w:r>
            <w:rPr>
              <w:rStyle w:val="PageNumber1"/>
              <w:color w:val="242424"/>
            </w:rPr>
            <w:fldChar w:fldCharType="end"/>
          </w:r>
        </w:p>
      </w:tc>
    </w:tr>
  </w:tbl>
  <w:p w14:paraId="7C50BC06" w14:textId="77777777" w:rsidR="009D0AF8" w:rsidRPr="00A17FBA" w:rsidRDefault="009D0AF8" w:rsidP="00CB4606">
    <w:pPr>
      <w:pStyle w:val="Footer"/>
      <w:jc w:val="center"/>
    </w:pPr>
    <w:r w:rsidRPr="00355A3D">
      <w:t>Confidential and Proprietary</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9D0AF8" w:rsidRPr="0007395D" w14:paraId="7C50BC0E" w14:textId="77777777" w:rsidTr="002D53A7">
      <w:trPr>
        <w:trHeight w:val="272"/>
        <w:jc w:val="center"/>
      </w:trPr>
      <w:tc>
        <w:tcPr>
          <w:tcW w:w="1890" w:type="dxa"/>
        </w:tcPr>
        <w:p w14:paraId="7C50BC0A" w14:textId="77777777" w:rsidR="009D0AF8" w:rsidRDefault="009D0AF8" w:rsidP="00607EDF">
          <w:pPr>
            <w:pStyle w:val="Header1"/>
          </w:pPr>
          <w:r>
            <w:t>900-0089</w:t>
          </w:r>
        </w:p>
      </w:tc>
      <w:tc>
        <w:tcPr>
          <w:tcW w:w="1890" w:type="dxa"/>
          <w:tcMar>
            <w:top w:w="58" w:type="dxa"/>
            <w:bottom w:w="58" w:type="dxa"/>
          </w:tcMar>
          <w:vAlign w:val="center"/>
        </w:tcPr>
        <w:p w14:paraId="7C50BC0B" w14:textId="11D42F15" w:rsidR="009D0AF8" w:rsidRDefault="009D0AF8" w:rsidP="00607EDF">
          <w:pPr>
            <w:pStyle w:val="Header1"/>
          </w:pPr>
          <w:r>
            <w:t>Rev 2.0</w:t>
          </w:r>
        </w:p>
      </w:tc>
      <w:tc>
        <w:tcPr>
          <w:tcW w:w="5382" w:type="dxa"/>
          <w:tcMar>
            <w:top w:w="58" w:type="dxa"/>
            <w:bottom w:w="58" w:type="dxa"/>
          </w:tcMar>
          <w:vAlign w:val="center"/>
        </w:tcPr>
        <w:p w14:paraId="7C50BC0C" w14:textId="77777777" w:rsidR="009D0AF8" w:rsidRDefault="009D0AF8" w:rsidP="00607EDF">
          <w:pPr>
            <w:pStyle w:val="Header1"/>
          </w:pPr>
          <w:r>
            <w:t xml:space="preserve"> xi Architecture</w:t>
          </w:r>
        </w:p>
      </w:tc>
      <w:tc>
        <w:tcPr>
          <w:tcW w:w="1800" w:type="dxa"/>
          <w:tcMar>
            <w:top w:w="58" w:type="dxa"/>
            <w:bottom w:w="58" w:type="dxa"/>
          </w:tcMar>
          <w:vAlign w:val="center"/>
        </w:tcPr>
        <w:p w14:paraId="7C50BC0D" w14:textId="77777777" w:rsidR="009D0AF8" w:rsidRDefault="009D0AF8" w:rsidP="00607EDF">
          <w:pPr>
            <w:pStyle w:val="Header1"/>
          </w:pPr>
          <w:r>
            <w:t xml:space="preserve">Page </w:t>
          </w:r>
          <w:r>
            <w:fldChar w:fldCharType="begin"/>
          </w:r>
          <w:r>
            <w:instrText xml:space="preserve"> PAGE </w:instrText>
          </w:r>
          <w:r>
            <w:fldChar w:fldCharType="separate"/>
          </w:r>
          <w:r w:rsidR="00EB6F44">
            <w:rPr>
              <w:noProof/>
            </w:rPr>
            <w:t>5</w:t>
          </w:r>
          <w:r>
            <w:fldChar w:fldCharType="end"/>
          </w:r>
          <w:r>
            <w:t xml:space="preserve"> of </w:t>
          </w:r>
          <w:r>
            <w:rPr>
              <w:rStyle w:val="PageNumber1"/>
              <w:color w:val="242424"/>
            </w:rPr>
            <w:fldChar w:fldCharType="begin"/>
          </w:r>
          <w:r>
            <w:rPr>
              <w:rStyle w:val="PageNumber1"/>
              <w:color w:val="242424"/>
            </w:rPr>
            <w:instrText xml:space="preserve"> NUMPAGES </w:instrText>
          </w:r>
          <w:r>
            <w:rPr>
              <w:rStyle w:val="PageNumber1"/>
              <w:color w:val="242424"/>
            </w:rPr>
            <w:fldChar w:fldCharType="separate"/>
          </w:r>
          <w:r w:rsidR="00EB6F44">
            <w:rPr>
              <w:rStyle w:val="PageNumber1"/>
              <w:noProof/>
              <w:color w:val="242424"/>
            </w:rPr>
            <w:t>12</w:t>
          </w:r>
          <w:r>
            <w:rPr>
              <w:rStyle w:val="PageNumber1"/>
              <w:color w:val="242424"/>
            </w:rPr>
            <w:fldChar w:fldCharType="end"/>
          </w:r>
        </w:p>
      </w:tc>
    </w:tr>
  </w:tbl>
  <w:p w14:paraId="7C50BC0F" w14:textId="77777777" w:rsidR="009D0AF8" w:rsidRPr="00A17FBA" w:rsidRDefault="009D0AF8" w:rsidP="00CB4606">
    <w:pPr>
      <w:pStyle w:val="Footer"/>
      <w:jc w:val="center"/>
    </w:pPr>
    <w:r w:rsidRPr="00355A3D">
      <w:t>Confidential and Proprietary</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2C077" w14:textId="77777777" w:rsidR="009D0AF8" w:rsidRDefault="009D0AF8" w:rsidP="00044632">
      <w:r>
        <w:separator/>
      </w:r>
    </w:p>
  </w:footnote>
  <w:footnote w:type="continuationSeparator" w:id="0">
    <w:p w14:paraId="0BDE9A1E" w14:textId="77777777" w:rsidR="009D0AF8" w:rsidRDefault="009D0AF8" w:rsidP="000446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0BBFF" w14:textId="5AB1129C" w:rsidR="009D0AF8" w:rsidRDefault="009D0AF8" w:rsidP="001C7DE9">
    <w:pPr>
      <w:pStyle w:val="Header"/>
      <w:jc w:val="right"/>
    </w:pPr>
    <w:r>
      <w:rPr>
        <w:noProof/>
      </w:rPr>
      <w:drawing>
        <wp:inline distT="0" distB="0" distL="0" distR="0" wp14:anchorId="5623D6F1" wp14:editId="37F9C773">
          <wp:extent cx="61912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0BC09" w14:textId="54E58669" w:rsidR="009D0AF8" w:rsidRDefault="009D0AF8" w:rsidP="004B3A0A">
    <w:pPr>
      <w:pStyle w:val="Header"/>
      <w:jc w:val="right"/>
    </w:pPr>
    <w:r>
      <w:rPr>
        <w:noProof/>
      </w:rPr>
      <w:drawing>
        <wp:inline distT="0" distB="0" distL="0" distR="0" wp14:anchorId="04624CD4" wp14:editId="4A2A1CF5">
          <wp:extent cx="619125" cy="619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decimal"/>
      <w:isLgl/>
      <w:lvlText w:val="%1."/>
      <w:lvlJc w:val="left"/>
      <w:pPr>
        <w:tabs>
          <w:tab w:val="num" w:pos="360"/>
        </w:tabs>
        <w:ind w:left="360" w:firstLine="792"/>
      </w:pPr>
      <w:rPr>
        <w:rFonts w:hint="default"/>
        <w:color w:val="000000"/>
        <w:position w:val="0"/>
        <w:sz w:val="20"/>
      </w:rPr>
    </w:lvl>
    <w:lvl w:ilvl="1">
      <w:start w:val="1"/>
      <w:numFmt w:val="lowerLetter"/>
      <w:suff w:val="nothing"/>
      <w:lvlText w:val="%2."/>
      <w:lvlJc w:val="left"/>
      <w:pPr>
        <w:ind w:left="0" w:firstLine="1872"/>
      </w:pPr>
      <w:rPr>
        <w:rFonts w:hint="default"/>
        <w:color w:val="000000"/>
        <w:position w:val="0"/>
        <w:sz w:val="20"/>
      </w:rPr>
    </w:lvl>
    <w:lvl w:ilvl="2">
      <w:start w:val="1"/>
      <w:numFmt w:val="lowerRoman"/>
      <w:suff w:val="nothing"/>
      <w:lvlText w:val="%3."/>
      <w:lvlJc w:val="left"/>
      <w:pPr>
        <w:ind w:left="0" w:firstLine="2592"/>
      </w:pPr>
      <w:rPr>
        <w:rFonts w:hint="default"/>
        <w:color w:val="000000"/>
        <w:position w:val="0"/>
        <w:sz w:val="20"/>
      </w:rPr>
    </w:lvl>
    <w:lvl w:ilvl="3">
      <w:start w:val="1"/>
      <w:numFmt w:val="decimal"/>
      <w:isLgl/>
      <w:suff w:val="nothing"/>
      <w:lvlText w:val="%4."/>
      <w:lvlJc w:val="left"/>
      <w:pPr>
        <w:ind w:left="0" w:firstLine="3312"/>
      </w:pPr>
      <w:rPr>
        <w:rFonts w:hint="default"/>
        <w:color w:val="000000"/>
        <w:position w:val="0"/>
        <w:sz w:val="20"/>
      </w:rPr>
    </w:lvl>
    <w:lvl w:ilvl="4">
      <w:start w:val="1"/>
      <w:numFmt w:val="lowerLetter"/>
      <w:suff w:val="nothing"/>
      <w:lvlText w:val="%5."/>
      <w:lvlJc w:val="left"/>
      <w:pPr>
        <w:ind w:left="0" w:firstLine="4032"/>
      </w:pPr>
      <w:rPr>
        <w:rFonts w:hint="default"/>
        <w:color w:val="000000"/>
        <w:position w:val="0"/>
        <w:sz w:val="20"/>
      </w:rPr>
    </w:lvl>
    <w:lvl w:ilvl="5">
      <w:start w:val="1"/>
      <w:numFmt w:val="lowerRoman"/>
      <w:suff w:val="nothing"/>
      <w:lvlText w:val="%6."/>
      <w:lvlJc w:val="left"/>
      <w:pPr>
        <w:ind w:left="0" w:firstLine="4752"/>
      </w:pPr>
      <w:rPr>
        <w:rFonts w:hint="default"/>
        <w:color w:val="000000"/>
        <w:position w:val="0"/>
        <w:sz w:val="20"/>
      </w:rPr>
    </w:lvl>
    <w:lvl w:ilvl="6">
      <w:start w:val="1"/>
      <w:numFmt w:val="decimal"/>
      <w:isLgl/>
      <w:suff w:val="nothing"/>
      <w:lvlText w:val="%7."/>
      <w:lvlJc w:val="left"/>
      <w:pPr>
        <w:ind w:left="0" w:firstLine="5472"/>
      </w:pPr>
      <w:rPr>
        <w:rFonts w:hint="default"/>
        <w:color w:val="000000"/>
        <w:position w:val="0"/>
        <w:sz w:val="20"/>
      </w:rPr>
    </w:lvl>
    <w:lvl w:ilvl="7">
      <w:start w:val="1"/>
      <w:numFmt w:val="lowerLetter"/>
      <w:suff w:val="nothing"/>
      <w:lvlText w:val="%8."/>
      <w:lvlJc w:val="left"/>
      <w:pPr>
        <w:ind w:left="0" w:firstLine="6192"/>
      </w:pPr>
      <w:rPr>
        <w:rFonts w:hint="default"/>
        <w:color w:val="000000"/>
        <w:position w:val="0"/>
        <w:sz w:val="20"/>
      </w:rPr>
    </w:lvl>
    <w:lvl w:ilvl="8">
      <w:start w:val="1"/>
      <w:numFmt w:val="lowerRoman"/>
      <w:suff w:val="nothing"/>
      <w:lvlText w:val="%9."/>
      <w:lvlJc w:val="left"/>
      <w:pPr>
        <w:ind w:left="0" w:firstLine="6912"/>
      </w:pPr>
      <w:rPr>
        <w:rFonts w:hint="default"/>
        <w:color w:val="000000"/>
        <w:position w:val="0"/>
        <w:sz w:val="20"/>
      </w:rPr>
    </w:lvl>
  </w:abstractNum>
  <w:abstractNum w:abstractNumId="1">
    <w:nsid w:val="00000005"/>
    <w:multiLevelType w:val="multilevel"/>
    <w:tmpl w:val="894EE877"/>
    <w:lvl w:ilvl="0">
      <w:start w:val="3"/>
      <w:numFmt w:val="decimal"/>
      <w:isLgl/>
      <w:suff w:val="nothing"/>
      <w:lvlText w:val="%1"/>
      <w:lvlJc w:val="left"/>
      <w:pPr>
        <w:ind w:left="0" w:firstLine="360"/>
      </w:pPr>
      <w:rPr>
        <w:rFonts w:hint="default"/>
        <w:color w:val="000000"/>
        <w:position w:val="0"/>
        <w:sz w:val="20"/>
      </w:rPr>
    </w:lvl>
    <w:lvl w:ilvl="1">
      <w:start w:val="1"/>
      <w:numFmt w:val="decimal"/>
      <w:isLgl/>
      <w:lvlText w:val="%1.%2"/>
      <w:lvlJc w:val="left"/>
      <w:pPr>
        <w:tabs>
          <w:tab w:val="num" w:pos="494"/>
        </w:tabs>
        <w:ind w:left="494" w:firstLine="0"/>
      </w:pPr>
      <w:rPr>
        <w:rFonts w:hint="default"/>
        <w:color w:val="000000"/>
        <w:position w:val="0"/>
        <w:sz w:val="20"/>
      </w:rPr>
    </w:lvl>
    <w:lvl w:ilvl="2">
      <w:start w:val="1"/>
      <w:numFmt w:val="decimal"/>
      <w:isLgl/>
      <w:suff w:val="nothing"/>
      <w:lvlText w:val="%1.%2.%3"/>
      <w:lvlJc w:val="left"/>
      <w:pPr>
        <w:ind w:left="0" w:firstLine="1080"/>
      </w:pPr>
      <w:rPr>
        <w:rFonts w:hint="default"/>
        <w:color w:val="000000"/>
        <w:position w:val="0"/>
        <w:sz w:val="20"/>
      </w:rPr>
    </w:lvl>
    <w:lvl w:ilvl="3">
      <w:start w:val="1"/>
      <w:numFmt w:val="decimal"/>
      <w:isLgl/>
      <w:suff w:val="nothing"/>
      <w:lvlText w:val="%1.%2.%3.%4"/>
      <w:lvlJc w:val="left"/>
      <w:pPr>
        <w:ind w:left="0" w:firstLine="1440"/>
      </w:pPr>
      <w:rPr>
        <w:rFonts w:hint="default"/>
        <w:color w:val="000000"/>
        <w:position w:val="0"/>
        <w:sz w:val="20"/>
      </w:rPr>
    </w:lvl>
    <w:lvl w:ilvl="4">
      <w:start w:val="1"/>
      <w:numFmt w:val="decimal"/>
      <w:isLgl/>
      <w:suff w:val="nothing"/>
      <w:lvlText w:val="%1.%2.%3.%4.%5"/>
      <w:lvlJc w:val="left"/>
      <w:pPr>
        <w:ind w:left="0" w:firstLine="1800"/>
      </w:pPr>
      <w:rPr>
        <w:rFonts w:hint="default"/>
        <w:color w:val="000000"/>
        <w:position w:val="0"/>
        <w:sz w:val="20"/>
      </w:rPr>
    </w:lvl>
    <w:lvl w:ilvl="5">
      <w:start w:val="1"/>
      <w:numFmt w:val="decimal"/>
      <w:isLgl/>
      <w:suff w:val="nothing"/>
      <w:lvlText w:val="%1.%2.%3.%4.%5.%6"/>
      <w:lvlJc w:val="left"/>
      <w:pPr>
        <w:ind w:left="0" w:firstLine="2160"/>
      </w:pPr>
      <w:rPr>
        <w:rFonts w:hint="default"/>
        <w:color w:val="000000"/>
        <w:position w:val="0"/>
        <w:sz w:val="20"/>
      </w:rPr>
    </w:lvl>
    <w:lvl w:ilvl="6">
      <w:start w:val="1"/>
      <w:numFmt w:val="decimal"/>
      <w:isLgl/>
      <w:suff w:val="nothing"/>
      <w:lvlText w:val="%7."/>
      <w:lvlJc w:val="left"/>
      <w:pPr>
        <w:ind w:left="0" w:firstLine="2520"/>
      </w:pPr>
      <w:rPr>
        <w:rFonts w:hint="default"/>
        <w:color w:val="000000"/>
        <w:position w:val="0"/>
        <w:sz w:val="20"/>
      </w:rPr>
    </w:lvl>
    <w:lvl w:ilvl="7">
      <w:start w:val="1"/>
      <w:numFmt w:val="lowerLetter"/>
      <w:suff w:val="nothing"/>
      <w:lvlText w:val="%8."/>
      <w:lvlJc w:val="left"/>
      <w:pPr>
        <w:ind w:left="0" w:firstLine="2880"/>
      </w:pPr>
      <w:rPr>
        <w:rFonts w:hint="default"/>
        <w:color w:val="000000"/>
        <w:position w:val="0"/>
        <w:sz w:val="20"/>
      </w:rPr>
    </w:lvl>
    <w:lvl w:ilvl="8">
      <w:start w:val="1"/>
      <w:numFmt w:val="lowerRoman"/>
      <w:suff w:val="nothing"/>
      <w:lvlText w:val="%9."/>
      <w:lvlJc w:val="left"/>
      <w:pPr>
        <w:ind w:left="0" w:firstLine="0"/>
      </w:pPr>
      <w:rPr>
        <w:rFonts w:hint="default"/>
        <w:color w:val="000000"/>
        <w:position w:val="0"/>
        <w:sz w:val="20"/>
      </w:rPr>
    </w:lvl>
  </w:abstractNum>
  <w:abstractNum w:abstractNumId="2">
    <w:nsid w:val="00000006"/>
    <w:multiLevelType w:val="multilevel"/>
    <w:tmpl w:val="894EE878"/>
    <w:lvl w:ilvl="0">
      <w:start w:val="4"/>
      <w:numFmt w:val="decimal"/>
      <w:isLgl/>
      <w:lvlText w:val="%1"/>
      <w:lvlJc w:val="left"/>
      <w:pPr>
        <w:tabs>
          <w:tab w:val="num" w:pos="360"/>
        </w:tabs>
        <w:ind w:left="360" w:firstLine="0"/>
      </w:pPr>
      <w:rPr>
        <w:rFonts w:hint="default"/>
        <w:color w:val="000000"/>
        <w:position w:val="0"/>
        <w:sz w:val="20"/>
      </w:rPr>
    </w:lvl>
    <w:lvl w:ilvl="1">
      <w:start w:val="1"/>
      <w:numFmt w:val="decimal"/>
      <w:isLgl/>
      <w:suff w:val="nothing"/>
      <w:lvlText w:val="%1.%2"/>
      <w:lvlJc w:val="left"/>
      <w:pPr>
        <w:ind w:left="0" w:firstLine="720"/>
      </w:pPr>
      <w:rPr>
        <w:rFonts w:hint="default"/>
        <w:color w:val="000000"/>
        <w:position w:val="0"/>
        <w:sz w:val="20"/>
      </w:rPr>
    </w:lvl>
    <w:lvl w:ilvl="2">
      <w:start w:val="1"/>
      <w:numFmt w:val="decimal"/>
      <w:isLgl/>
      <w:suff w:val="nothing"/>
      <w:lvlText w:val="%1.%2.%3"/>
      <w:lvlJc w:val="left"/>
      <w:pPr>
        <w:ind w:left="0" w:firstLine="1080"/>
      </w:pPr>
      <w:rPr>
        <w:rFonts w:hint="default"/>
        <w:color w:val="000000"/>
        <w:position w:val="0"/>
        <w:sz w:val="20"/>
      </w:rPr>
    </w:lvl>
    <w:lvl w:ilvl="3">
      <w:start w:val="1"/>
      <w:numFmt w:val="decimal"/>
      <w:isLgl/>
      <w:suff w:val="nothing"/>
      <w:lvlText w:val="%1.%2.%3.%4"/>
      <w:lvlJc w:val="left"/>
      <w:pPr>
        <w:ind w:left="0" w:firstLine="1440"/>
      </w:pPr>
      <w:rPr>
        <w:rFonts w:hint="default"/>
        <w:color w:val="000000"/>
        <w:position w:val="0"/>
        <w:sz w:val="20"/>
      </w:rPr>
    </w:lvl>
    <w:lvl w:ilvl="4">
      <w:start w:val="1"/>
      <w:numFmt w:val="decimal"/>
      <w:isLgl/>
      <w:suff w:val="nothing"/>
      <w:lvlText w:val="%1.%2.%3.%4.%5"/>
      <w:lvlJc w:val="left"/>
      <w:pPr>
        <w:ind w:left="0" w:firstLine="1800"/>
      </w:pPr>
      <w:rPr>
        <w:rFonts w:hint="default"/>
        <w:color w:val="000000"/>
        <w:position w:val="0"/>
        <w:sz w:val="20"/>
      </w:rPr>
    </w:lvl>
    <w:lvl w:ilvl="5">
      <w:start w:val="1"/>
      <w:numFmt w:val="decimal"/>
      <w:isLgl/>
      <w:suff w:val="nothing"/>
      <w:lvlText w:val="%1.%2.%3.%4.%5.%6"/>
      <w:lvlJc w:val="left"/>
      <w:pPr>
        <w:ind w:left="0" w:firstLine="2160"/>
      </w:pPr>
      <w:rPr>
        <w:rFonts w:hint="default"/>
        <w:color w:val="000000"/>
        <w:position w:val="0"/>
        <w:sz w:val="20"/>
      </w:rPr>
    </w:lvl>
    <w:lvl w:ilvl="6">
      <w:start w:val="1"/>
      <w:numFmt w:val="decimal"/>
      <w:isLgl/>
      <w:suff w:val="nothing"/>
      <w:lvlText w:val="%7."/>
      <w:lvlJc w:val="left"/>
      <w:pPr>
        <w:ind w:left="0" w:firstLine="2520"/>
      </w:pPr>
      <w:rPr>
        <w:rFonts w:hint="default"/>
        <w:color w:val="000000"/>
        <w:position w:val="0"/>
        <w:sz w:val="20"/>
      </w:rPr>
    </w:lvl>
    <w:lvl w:ilvl="7">
      <w:start w:val="1"/>
      <w:numFmt w:val="lowerLetter"/>
      <w:suff w:val="nothing"/>
      <w:lvlText w:val="%8."/>
      <w:lvlJc w:val="left"/>
      <w:pPr>
        <w:ind w:left="0" w:firstLine="2880"/>
      </w:pPr>
      <w:rPr>
        <w:rFonts w:hint="default"/>
        <w:color w:val="000000"/>
        <w:position w:val="0"/>
        <w:sz w:val="20"/>
      </w:rPr>
    </w:lvl>
    <w:lvl w:ilvl="8">
      <w:start w:val="1"/>
      <w:numFmt w:val="lowerRoman"/>
      <w:suff w:val="nothing"/>
      <w:lvlText w:val="%9."/>
      <w:lvlJc w:val="left"/>
      <w:pPr>
        <w:ind w:left="0" w:firstLine="0"/>
      </w:pPr>
      <w:rPr>
        <w:rFonts w:hint="default"/>
        <w:color w:val="000000"/>
        <w:position w:val="0"/>
        <w:sz w:val="20"/>
      </w:rPr>
    </w:lvl>
  </w:abstractNum>
  <w:abstractNum w:abstractNumId="3">
    <w:nsid w:val="04153674"/>
    <w:multiLevelType w:val="multilevel"/>
    <w:tmpl w:val="2FBCA93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6">
    <w:nsid w:val="283543C9"/>
    <w:multiLevelType w:val="hybridMultilevel"/>
    <w:tmpl w:val="568A45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9BA2C56"/>
    <w:multiLevelType w:val="multilevel"/>
    <w:tmpl w:val="7FFC5B1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5A665137"/>
    <w:multiLevelType w:val="multilevel"/>
    <w:tmpl w:val="E87EA842"/>
    <w:lvl w:ilvl="0">
      <w:start w:val="3"/>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9">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3"/>
  </w:num>
  <w:num w:numId="3">
    <w:abstractNumId w:val="5"/>
  </w:num>
  <w:num w:numId="4">
    <w:abstractNumId w:val="4"/>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7"/>
  </w:num>
  <w:num w:numId="21">
    <w:abstractNumId w:val="8"/>
  </w:num>
  <w:num w:numId="22">
    <w:abstractNumId w:val="0"/>
  </w:num>
  <w:num w:numId="23">
    <w:abstractNumId w:val="3"/>
  </w:num>
  <w:num w:numId="24">
    <w:abstractNumId w:val="3"/>
  </w:num>
  <w:num w:numId="25">
    <w:abstractNumId w:val="3"/>
  </w:num>
  <w:num w:numId="26">
    <w:abstractNumId w:val="3"/>
  </w:num>
  <w:num w:numId="27">
    <w:abstractNumId w:val="1"/>
  </w:num>
  <w:num w:numId="28">
    <w:abstractNumId w:val="3"/>
  </w:num>
  <w:num w:numId="29">
    <w:abstractNumId w:val="3"/>
  </w:num>
  <w:num w:numId="30">
    <w:abstractNumId w:val="3"/>
  </w:num>
  <w:num w:numId="31">
    <w:abstractNumId w:val="2"/>
  </w:num>
  <w:num w:numId="32">
    <w:abstractNumId w:val="3"/>
  </w:num>
  <w:num w:numId="33">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linkStyle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656"/>
    <w:rsid w:val="00002254"/>
    <w:rsid w:val="000035D0"/>
    <w:rsid w:val="00005358"/>
    <w:rsid w:val="0000574E"/>
    <w:rsid w:val="00005E83"/>
    <w:rsid w:val="00005F6A"/>
    <w:rsid w:val="000061AD"/>
    <w:rsid w:val="0001386D"/>
    <w:rsid w:val="00013D04"/>
    <w:rsid w:val="00015BBE"/>
    <w:rsid w:val="00015C75"/>
    <w:rsid w:val="000176F2"/>
    <w:rsid w:val="00020471"/>
    <w:rsid w:val="000207EA"/>
    <w:rsid w:val="0002149D"/>
    <w:rsid w:val="0002221F"/>
    <w:rsid w:val="00023D0E"/>
    <w:rsid w:val="00024BC4"/>
    <w:rsid w:val="0002529F"/>
    <w:rsid w:val="000252F0"/>
    <w:rsid w:val="00025FA9"/>
    <w:rsid w:val="000262F7"/>
    <w:rsid w:val="00026D70"/>
    <w:rsid w:val="00031054"/>
    <w:rsid w:val="0003188A"/>
    <w:rsid w:val="0003476F"/>
    <w:rsid w:val="00035614"/>
    <w:rsid w:val="00036AB0"/>
    <w:rsid w:val="00040E64"/>
    <w:rsid w:val="00041C1A"/>
    <w:rsid w:val="000420CF"/>
    <w:rsid w:val="000434C7"/>
    <w:rsid w:val="00043B88"/>
    <w:rsid w:val="00044632"/>
    <w:rsid w:val="00044B43"/>
    <w:rsid w:val="00051121"/>
    <w:rsid w:val="00051A6D"/>
    <w:rsid w:val="00055BDC"/>
    <w:rsid w:val="00056C33"/>
    <w:rsid w:val="00056DD4"/>
    <w:rsid w:val="00061019"/>
    <w:rsid w:val="00061133"/>
    <w:rsid w:val="0006208F"/>
    <w:rsid w:val="00065862"/>
    <w:rsid w:val="00065EF2"/>
    <w:rsid w:val="00067A19"/>
    <w:rsid w:val="00070F06"/>
    <w:rsid w:val="00075F84"/>
    <w:rsid w:val="00080F87"/>
    <w:rsid w:val="00081BF8"/>
    <w:rsid w:val="00082AF4"/>
    <w:rsid w:val="00083C7C"/>
    <w:rsid w:val="00086B90"/>
    <w:rsid w:val="000871F1"/>
    <w:rsid w:val="00094BA7"/>
    <w:rsid w:val="0009592E"/>
    <w:rsid w:val="00095F6B"/>
    <w:rsid w:val="0009736D"/>
    <w:rsid w:val="000A673C"/>
    <w:rsid w:val="000A7555"/>
    <w:rsid w:val="000B1DF3"/>
    <w:rsid w:val="000B3AAD"/>
    <w:rsid w:val="000B4FD2"/>
    <w:rsid w:val="000C175D"/>
    <w:rsid w:val="000C183F"/>
    <w:rsid w:val="000C2090"/>
    <w:rsid w:val="000C32DF"/>
    <w:rsid w:val="000C341B"/>
    <w:rsid w:val="000C35CF"/>
    <w:rsid w:val="000C5BD5"/>
    <w:rsid w:val="000C6F90"/>
    <w:rsid w:val="000C7048"/>
    <w:rsid w:val="000C72FD"/>
    <w:rsid w:val="000C75FD"/>
    <w:rsid w:val="000E0300"/>
    <w:rsid w:val="000E0DF6"/>
    <w:rsid w:val="000E41AC"/>
    <w:rsid w:val="000E4987"/>
    <w:rsid w:val="000E5C42"/>
    <w:rsid w:val="000E76E8"/>
    <w:rsid w:val="000F0E2C"/>
    <w:rsid w:val="000F1037"/>
    <w:rsid w:val="000F731A"/>
    <w:rsid w:val="000F7C37"/>
    <w:rsid w:val="00100134"/>
    <w:rsid w:val="001038C5"/>
    <w:rsid w:val="00105793"/>
    <w:rsid w:val="001063B0"/>
    <w:rsid w:val="00106E44"/>
    <w:rsid w:val="00111370"/>
    <w:rsid w:val="00111D21"/>
    <w:rsid w:val="00114218"/>
    <w:rsid w:val="001151B7"/>
    <w:rsid w:val="00115B33"/>
    <w:rsid w:val="00116978"/>
    <w:rsid w:val="00116A36"/>
    <w:rsid w:val="00120C4E"/>
    <w:rsid w:val="001219C6"/>
    <w:rsid w:val="00121A0D"/>
    <w:rsid w:val="00122CFA"/>
    <w:rsid w:val="001255A3"/>
    <w:rsid w:val="0012635B"/>
    <w:rsid w:val="00132322"/>
    <w:rsid w:val="00132B29"/>
    <w:rsid w:val="00133DF4"/>
    <w:rsid w:val="001358B2"/>
    <w:rsid w:val="00136D45"/>
    <w:rsid w:val="00137D17"/>
    <w:rsid w:val="00141EEB"/>
    <w:rsid w:val="00144B81"/>
    <w:rsid w:val="00146A86"/>
    <w:rsid w:val="0016086A"/>
    <w:rsid w:val="00160FC0"/>
    <w:rsid w:val="00161DF9"/>
    <w:rsid w:val="00163F58"/>
    <w:rsid w:val="00164E5C"/>
    <w:rsid w:val="00167B44"/>
    <w:rsid w:val="001721DC"/>
    <w:rsid w:val="00172254"/>
    <w:rsid w:val="00172B76"/>
    <w:rsid w:val="00174939"/>
    <w:rsid w:val="00174DA9"/>
    <w:rsid w:val="00181A6E"/>
    <w:rsid w:val="001838AA"/>
    <w:rsid w:val="00183CF0"/>
    <w:rsid w:val="001843F0"/>
    <w:rsid w:val="00185B5A"/>
    <w:rsid w:val="00187768"/>
    <w:rsid w:val="00187A6B"/>
    <w:rsid w:val="00187B43"/>
    <w:rsid w:val="00195631"/>
    <w:rsid w:val="00195AC5"/>
    <w:rsid w:val="00196EEB"/>
    <w:rsid w:val="00197774"/>
    <w:rsid w:val="001A4A23"/>
    <w:rsid w:val="001A5DE0"/>
    <w:rsid w:val="001A6050"/>
    <w:rsid w:val="001A61E4"/>
    <w:rsid w:val="001B1143"/>
    <w:rsid w:val="001B2100"/>
    <w:rsid w:val="001B2563"/>
    <w:rsid w:val="001B315C"/>
    <w:rsid w:val="001B5189"/>
    <w:rsid w:val="001C1EEC"/>
    <w:rsid w:val="001C5850"/>
    <w:rsid w:val="001C7DE9"/>
    <w:rsid w:val="001C7EBE"/>
    <w:rsid w:val="001D641E"/>
    <w:rsid w:val="001D76A6"/>
    <w:rsid w:val="001E50C5"/>
    <w:rsid w:val="001E6C78"/>
    <w:rsid w:val="001F128C"/>
    <w:rsid w:val="001F1331"/>
    <w:rsid w:val="001F1A94"/>
    <w:rsid w:val="001F2941"/>
    <w:rsid w:val="001F3168"/>
    <w:rsid w:val="001F4DFF"/>
    <w:rsid w:val="001F7541"/>
    <w:rsid w:val="00202407"/>
    <w:rsid w:val="00205F2F"/>
    <w:rsid w:val="00207177"/>
    <w:rsid w:val="0021119E"/>
    <w:rsid w:val="0021561C"/>
    <w:rsid w:val="00215CA5"/>
    <w:rsid w:val="00217ABA"/>
    <w:rsid w:val="00220E1F"/>
    <w:rsid w:val="0022392F"/>
    <w:rsid w:val="00223AE2"/>
    <w:rsid w:val="00224311"/>
    <w:rsid w:val="00225152"/>
    <w:rsid w:val="00226E74"/>
    <w:rsid w:val="00226F9D"/>
    <w:rsid w:val="00230EE8"/>
    <w:rsid w:val="002312A1"/>
    <w:rsid w:val="00234E19"/>
    <w:rsid w:val="002377E6"/>
    <w:rsid w:val="00237C98"/>
    <w:rsid w:val="00237DB4"/>
    <w:rsid w:val="0024031E"/>
    <w:rsid w:val="00242549"/>
    <w:rsid w:val="00246AE0"/>
    <w:rsid w:val="002470AA"/>
    <w:rsid w:val="00247A0C"/>
    <w:rsid w:val="002510E5"/>
    <w:rsid w:val="00251ACB"/>
    <w:rsid w:val="002562DF"/>
    <w:rsid w:val="00257A83"/>
    <w:rsid w:val="00265E16"/>
    <w:rsid w:val="0026762E"/>
    <w:rsid w:val="00271ED5"/>
    <w:rsid w:val="00272A30"/>
    <w:rsid w:val="00276B33"/>
    <w:rsid w:val="00276E49"/>
    <w:rsid w:val="00277BDF"/>
    <w:rsid w:val="002819A1"/>
    <w:rsid w:val="002837F4"/>
    <w:rsid w:val="00284755"/>
    <w:rsid w:val="002848D0"/>
    <w:rsid w:val="00287128"/>
    <w:rsid w:val="0029061A"/>
    <w:rsid w:val="00290919"/>
    <w:rsid w:val="0029187E"/>
    <w:rsid w:val="00291D36"/>
    <w:rsid w:val="00292434"/>
    <w:rsid w:val="002B2B26"/>
    <w:rsid w:val="002B2B6C"/>
    <w:rsid w:val="002B5D09"/>
    <w:rsid w:val="002B67FA"/>
    <w:rsid w:val="002C0D7B"/>
    <w:rsid w:val="002C170A"/>
    <w:rsid w:val="002C33A9"/>
    <w:rsid w:val="002C3B55"/>
    <w:rsid w:val="002C50C7"/>
    <w:rsid w:val="002C53A9"/>
    <w:rsid w:val="002C61B2"/>
    <w:rsid w:val="002C7385"/>
    <w:rsid w:val="002D0E6E"/>
    <w:rsid w:val="002D2CE1"/>
    <w:rsid w:val="002D32BA"/>
    <w:rsid w:val="002D53A7"/>
    <w:rsid w:val="002D572D"/>
    <w:rsid w:val="002D5912"/>
    <w:rsid w:val="002D7471"/>
    <w:rsid w:val="002E7B12"/>
    <w:rsid w:val="002F1011"/>
    <w:rsid w:val="002F3171"/>
    <w:rsid w:val="002F4060"/>
    <w:rsid w:val="002F4683"/>
    <w:rsid w:val="002F49F5"/>
    <w:rsid w:val="002F61E9"/>
    <w:rsid w:val="002F7D7C"/>
    <w:rsid w:val="00300780"/>
    <w:rsid w:val="00301502"/>
    <w:rsid w:val="00301C9E"/>
    <w:rsid w:val="003100DE"/>
    <w:rsid w:val="003104E9"/>
    <w:rsid w:val="003126E4"/>
    <w:rsid w:val="00312A52"/>
    <w:rsid w:val="003145AA"/>
    <w:rsid w:val="00315A34"/>
    <w:rsid w:val="003160BC"/>
    <w:rsid w:val="00317D76"/>
    <w:rsid w:val="00320BAC"/>
    <w:rsid w:val="00321D2B"/>
    <w:rsid w:val="0032481D"/>
    <w:rsid w:val="003328DF"/>
    <w:rsid w:val="00332B60"/>
    <w:rsid w:val="00335425"/>
    <w:rsid w:val="00340E09"/>
    <w:rsid w:val="0034178F"/>
    <w:rsid w:val="00342CF4"/>
    <w:rsid w:val="00347D1F"/>
    <w:rsid w:val="00350C99"/>
    <w:rsid w:val="00350F27"/>
    <w:rsid w:val="0035296F"/>
    <w:rsid w:val="0035449F"/>
    <w:rsid w:val="003548D1"/>
    <w:rsid w:val="00355A3D"/>
    <w:rsid w:val="00360654"/>
    <w:rsid w:val="00360D44"/>
    <w:rsid w:val="00360F61"/>
    <w:rsid w:val="0037372C"/>
    <w:rsid w:val="003740C4"/>
    <w:rsid w:val="003767B6"/>
    <w:rsid w:val="00376FFF"/>
    <w:rsid w:val="00377F41"/>
    <w:rsid w:val="003808D0"/>
    <w:rsid w:val="00380B00"/>
    <w:rsid w:val="003817FA"/>
    <w:rsid w:val="00384D20"/>
    <w:rsid w:val="003860E4"/>
    <w:rsid w:val="00391FC3"/>
    <w:rsid w:val="00393203"/>
    <w:rsid w:val="0039372A"/>
    <w:rsid w:val="00394256"/>
    <w:rsid w:val="00395ED9"/>
    <w:rsid w:val="0039609A"/>
    <w:rsid w:val="0039730D"/>
    <w:rsid w:val="003A2B38"/>
    <w:rsid w:val="003A5FC4"/>
    <w:rsid w:val="003A66B4"/>
    <w:rsid w:val="003A7F90"/>
    <w:rsid w:val="003B2297"/>
    <w:rsid w:val="003B406E"/>
    <w:rsid w:val="003B481C"/>
    <w:rsid w:val="003B4C31"/>
    <w:rsid w:val="003B5B0B"/>
    <w:rsid w:val="003B665E"/>
    <w:rsid w:val="003B6C15"/>
    <w:rsid w:val="003C05D1"/>
    <w:rsid w:val="003C1C01"/>
    <w:rsid w:val="003C39BE"/>
    <w:rsid w:val="003C3CDD"/>
    <w:rsid w:val="003C443B"/>
    <w:rsid w:val="003C47C1"/>
    <w:rsid w:val="003C487E"/>
    <w:rsid w:val="003C4D64"/>
    <w:rsid w:val="003C56CE"/>
    <w:rsid w:val="003C614E"/>
    <w:rsid w:val="003C62A2"/>
    <w:rsid w:val="003C7C80"/>
    <w:rsid w:val="003D360C"/>
    <w:rsid w:val="003D3851"/>
    <w:rsid w:val="003E0A63"/>
    <w:rsid w:val="003E170F"/>
    <w:rsid w:val="003E2FFF"/>
    <w:rsid w:val="003E57C4"/>
    <w:rsid w:val="003E57D6"/>
    <w:rsid w:val="003E7F1E"/>
    <w:rsid w:val="003F063D"/>
    <w:rsid w:val="003F3095"/>
    <w:rsid w:val="003F54F9"/>
    <w:rsid w:val="003F5822"/>
    <w:rsid w:val="003F5CF2"/>
    <w:rsid w:val="003F6C7C"/>
    <w:rsid w:val="003F76B8"/>
    <w:rsid w:val="00403255"/>
    <w:rsid w:val="0040352C"/>
    <w:rsid w:val="00403B10"/>
    <w:rsid w:val="00404C14"/>
    <w:rsid w:val="0040595E"/>
    <w:rsid w:val="00413580"/>
    <w:rsid w:val="00413F7A"/>
    <w:rsid w:val="00415DC9"/>
    <w:rsid w:val="00417B7F"/>
    <w:rsid w:val="00420336"/>
    <w:rsid w:val="004250E7"/>
    <w:rsid w:val="004263CB"/>
    <w:rsid w:val="00430B37"/>
    <w:rsid w:val="00437CE8"/>
    <w:rsid w:val="00446011"/>
    <w:rsid w:val="00453E62"/>
    <w:rsid w:val="00454246"/>
    <w:rsid w:val="0045467E"/>
    <w:rsid w:val="004712E8"/>
    <w:rsid w:val="00471EC5"/>
    <w:rsid w:val="00472B26"/>
    <w:rsid w:val="00473E21"/>
    <w:rsid w:val="00474983"/>
    <w:rsid w:val="0047555B"/>
    <w:rsid w:val="0048102A"/>
    <w:rsid w:val="0048405C"/>
    <w:rsid w:val="004852F2"/>
    <w:rsid w:val="00485734"/>
    <w:rsid w:val="00486F71"/>
    <w:rsid w:val="00494632"/>
    <w:rsid w:val="00494C4C"/>
    <w:rsid w:val="00496A96"/>
    <w:rsid w:val="004A00C6"/>
    <w:rsid w:val="004A0FC2"/>
    <w:rsid w:val="004A4385"/>
    <w:rsid w:val="004A51F4"/>
    <w:rsid w:val="004A7D8D"/>
    <w:rsid w:val="004B3A0A"/>
    <w:rsid w:val="004B5F9D"/>
    <w:rsid w:val="004B7427"/>
    <w:rsid w:val="004C160B"/>
    <w:rsid w:val="004C7069"/>
    <w:rsid w:val="004C7233"/>
    <w:rsid w:val="004D192C"/>
    <w:rsid w:val="004D1968"/>
    <w:rsid w:val="004D196E"/>
    <w:rsid w:val="004D66DF"/>
    <w:rsid w:val="004E3241"/>
    <w:rsid w:val="004E5759"/>
    <w:rsid w:val="004E6F3B"/>
    <w:rsid w:val="004F07B3"/>
    <w:rsid w:val="004F2919"/>
    <w:rsid w:val="004F3EB4"/>
    <w:rsid w:val="004F4F05"/>
    <w:rsid w:val="004F6EF3"/>
    <w:rsid w:val="0050126B"/>
    <w:rsid w:val="00501FB8"/>
    <w:rsid w:val="0050311B"/>
    <w:rsid w:val="00503965"/>
    <w:rsid w:val="00513388"/>
    <w:rsid w:val="00515713"/>
    <w:rsid w:val="0052329C"/>
    <w:rsid w:val="005260A3"/>
    <w:rsid w:val="005267D5"/>
    <w:rsid w:val="00531ABC"/>
    <w:rsid w:val="0053264A"/>
    <w:rsid w:val="00532CAF"/>
    <w:rsid w:val="00535AB4"/>
    <w:rsid w:val="00537549"/>
    <w:rsid w:val="00540C85"/>
    <w:rsid w:val="005418C7"/>
    <w:rsid w:val="0054423B"/>
    <w:rsid w:val="00544380"/>
    <w:rsid w:val="00545243"/>
    <w:rsid w:val="005515A1"/>
    <w:rsid w:val="00554DFF"/>
    <w:rsid w:val="00555A7D"/>
    <w:rsid w:val="00557321"/>
    <w:rsid w:val="00561D53"/>
    <w:rsid w:val="00564F9C"/>
    <w:rsid w:val="0056560D"/>
    <w:rsid w:val="00566527"/>
    <w:rsid w:val="00566865"/>
    <w:rsid w:val="00567FD7"/>
    <w:rsid w:val="0057000E"/>
    <w:rsid w:val="00571199"/>
    <w:rsid w:val="005733BE"/>
    <w:rsid w:val="00575437"/>
    <w:rsid w:val="005755B4"/>
    <w:rsid w:val="00580550"/>
    <w:rsid w:val="0058330B"/>
    <w:rsid w:val="00583E30"/>
    <w:rsid w:val="00585B43"/>
    <w:rsid w:val="00586B52"/>
    <w:rsid w:val="00593296"/>
    <w:rsid w:val="0059561B"/>
    <w:rsid w:val="005960EB"/>
    <w:rsid w:val="005963F1"/>
    <w:rsid w:val="005967B3"/>
    <w:rsid w:val="005A1904"/>
    <w:rsid w:val="005A24FD"/>
    <w:rsid w:val="005A39D3"/>
    <w:rsid w:val="005A4B08"/>
    <w:rsid w:val="005A5D20"/>
    <w:rsid w:val="005A7DDE"/>
    <w:rsid w:val="005B1098"/>
    <w:rsid w:val="005B49AB"/>
    <w:rsid w:val="005B6CCD"/>
    <w:rsid w:val="005C0B8E"/>
    <w:rsid w:val="005C4724"/>
    <w:rsid w:val="005C6833"/>
    <w:rsid w:val="005C6C9B"/>
    <w:rsid w:val="005D406D"/>
    <w:rsid w:val="005D5652"/>
    <w:rsid w:val="005D6071"/>
    <w:rsid w:val="005D6EA5"/>
    <w:rsid w:val="005E0B12"/>
    <w:rsid w:val="005E0D7F"/>
    <w:rsid w:val="005E386B"/>
    <w:rsid w:val="005E3BC4"/>
    <w:rsid w:val="005E63FC"/>
    <w:rsid w:val="005F1840"/>
    <w:rsid w:val="005F3186"/>
    <w:rsid w:val="005F3A42"/>
    <w:rsid w:val="005F4945"/>
    <w:rsid w:val="005F4C18"/>
    <w:rsid w:val="005F4D85"/>
    <w:rsid w:val="005F4F98"/>
    <w:rsid w:val="005F5A30"/>
    <w:rsid w:val="00601B36"/>
    <w:rsid w:val="00602708"/>
    <w:rsid w:val="00602CEE"/>
    <w:rsid w:val="00602F61"/>
    <w:rsid w:val="00604578"/>
    <w:rsid w:val="00605978"/>
    <w:rsid w:val="00607EDF"/>
    <w:rsid w:val="00613590"/>
    <w:rsid w:val="00614A90"/>
    <w:rsid w:val="00623ABF"/>
    <w:rsid w:val="00624C6E"/>
    <w:rsid w:val="006307DB"/>
    <w:rsid w:val="00630F0A"/>
    <w:rsid w:val="0063497A"/>
    <w:rsid w:val="006355DB"/>
    <w:rsid w:val="00640A54"/>
    <w:rsid w:val="0064276B"/>
    <w:rsid w:val="00642B3C"/>
    <w:rsid w:val="006430F1"/>
    <w:rsid w:val="0064388D"/>
    <w:rsid w:val="0064511B"/>
    <w:rsid w:val="0064607F"/>
    <w:rsid w:val="00646315"/>
    <w:rsid w:val="00650DEE"/>
    <w:rsid w:val="00652DDF"/>
    <w:rsid w:val="00652E2B"/>
    <w:rsid w:val="006533F7"/>
    <w:rsid w:val="00655275"/>
    <w:rsid w:val="006578E6"/>
    <w:rsid w:val="006628CE"/>
    <w:rsid w:val="00664713"/>
    <w:rsid w:val="00665E24"/>
    <w:rsid w:val="006716F6"/>
    <w:rsid w:val="00675093"/>
    <w:rsid w:val="00675506"/>
    <w:rsid w:val="00675F3F"/>
    <w:rsid w:val="00676069"/>
    <w:rsid w:val="00676390"/>
    <w:rsid w:val="006804E9"/>
    <w:rsid w:val="00681359"/>
    <w:rsid w:val="00682F30"/>
    <w:rsid w:val="006856D8"/>
    <w:rsid w:val="00691CEE"/>
    <w:rsid w:val="006932DA"/>
    <w:rsid w:val="00694A9F"/>
    <w:rsid w:val="00695ECF"/>
    <w:rsid w:val="00696391"/>
    <w:rsid w:val="00696C1B"/>
    <w:rsid w:val="00697716"/>
    <w:rsid w:val="006A076D"/>
    <w:rsid w:val="006A0E24"/>
    <w:rsid w:val="006A1357"/>
    <w:rsid w:val="006A1AC2"/>
    <w:rsid w:val="006A20F2"/>
    <w:rsid w:val="006A26C4"/>
    <w:rsid w:val="006A76E7"/>
    <w:rsid w:val="006B4A6C"/>
    <w:rsid w:val="006B64C7"/>
    <w:rsid w:val="006B7CA2"/>
    <w:rsid w:val="006C1617"/>
    <w:rsid w:val="006D06A0"/>
    <w:rsid w:val="006D18C1"/>
    <w:rsid w:val="006D1EDF"/>
    <w:rsid w:val="006D2E1D"/>
    <w:rsid w:val="006D63DC"/>
    <w:rsid w:val="006E2273"/>
    <w:rsid w:val="006E273F"/>
    <w:rsid w:val="006E35BE"/>
    <w:rsid w:val="006E4417"/>
    <w:rsid w:val="006E4C43"/>
    <w:rsid w:val="006F03AD"/>
    <w:rsid w:val="006F2524"/>
    <w:rsid w:val="006F36BF"/>
    <w:rsid w:val="006F62CF"/>
    <w:rsid w:val="00700499"/>
    <w:rsid w:val="007021F4"/>
    <w:rsid w:val="007078E0"/>
    <w:rsid w:val="007124E0"/>
    <w:rsid w:val="00713E48"/>
    <w:rsid w:val="00714C21"/>
    <w:rsid w:val="00716A5E"/>
    <w:rsid w:val="0071753B"/>
    <w:rsid w:val="0072059D"/>
    <w:rsid w:val="007232B0"/>
    <w:rsid w:val="00724739"/>
    <w:rsid w:val="00724DDC"/>
    <w:rsid w:val="007278D1"/>
    <w:rsid w:val="00730B74"/>
    <w:rsid w:val="00731045"/>
    <w:rsid w:val="00734BC6"/>
    <w:rsid w:val="00735296"/>
    <w:rsid w:val="007354EE"/>
    <w:rsid w:val="00735702"/>
    <w:rsid w:val="00737064"/>
    <w:rsid w:val="00753E70"/>
    <w:rsid w:val="0075600A"/>
    <w:rsid w:val="00760206"/>
    <w:rsid w:val="00762A70"/>
    <w:rsid w:val="00764423"/>
    <w:rsid w:val="007644F2"/>
    <w:rsid w:val="007648E6"/>
    <w:rsid w:val="00765308"/>
    <w:rsid w:val="007653A7"/>
    <w:rsid w:val="007679B5"/>
    <w:rsid w:val="00772A48"/>
    <w:rsid w:val="00775C54"/>
    <w:rsid w:val="007772F8"/>
    <w:rsid w:val="00777CE7"/>
    <w:rsid w:val="00781240"/>
    <w:rsid w:val="00781682"/>
    <w:rsid w:val="00781796"/>
    <w:rsid w:val="00781A21"/>
    <w:rsid w:val="0078229A"/>
    <w:rsid w:val="00782AEF"/>
    <w:rsid w:val="00783949"/>
    <w:rsid w:val="00783B79"/>
    <w:rsid w:val="00783CFA"/>
    <w:rsid w:val="00785178"/>
    <w:rsid w:val="00785841"/>
    <w:rsid w:val="00786C32"/>
    <w:rsid w:val="00787115"/>
    <w:rsid w:val="00791D75"/>
    <w:rsid w:val="007933CE"/>
    <w:rsid w:val="00797F1B"/>
    <w:rsid w:val="007A05B4"/>
    <w:rsid w:val="007A150A"/>
    <w:rsid w:val="007A7EDD"/>
    <w:rsid w:val="007B0DB3"/>
    <w:rsid w:val="007B10EF"/>
    <w:rsid w:val="007B3979"/>
    <w:rsid w:val="007B511F"/>
    <w:rsid w:val="007C0395"/>
    <w:rsid w:val="007C2652"/>
    <w:rsid w:val="007C39A8"/>
    <w:rsid w:val="007C3FA5"/>
    <w:rsid w:val="007C7D8B"/>
    <w:rsid w:val="007D05D0"/>
    <w:rsid w:val="007D0621"/>
    <w:rsid w:val="007D11FB"/>
    <w:rsid w:val="007D2F58"/>
    <w:rsid w:val="007D57EA"/>
    <w:rsid w:val="007D5991"/>
    <w:rsid w:val="007D690B"/>
    <w:rsid w:val="007E0C75"/>
    <w:rsid w:val="007E2612"/>
    <w:rsid w:val="007E2DC2"/>
    <w:rsid w:val="007E31AD"/>
    <w:rsid w:val="007E3474"/>
    <w:rsid w:val="007E6E2E"/>
    <w:rsid w:val="007E6F30"/>
    <w:rsid w:val="007F03CE"/>
    <w:rsid w:val="007F07A2"/>
    <w:rsid w:val="007F2490"/>
    <w:rsid w:val="007F3806"/>
    <w:rsid w:val="007F3C6D"/>
    <w:rsid w:val="007F5420"/>
    <w:rsid w:val="007F734A"/>
    <w:rsid w:val="00803AA7"/>
    <w:rsid w:val="008056B0"/>
    <w:rsid w:val="00805E63"/>
    <w:rsid w:val="00806CB3"/>
    <w:rsid w:val="00807F5A"/>
    <w:rsid w:val="008162F1"/>
    <w:rsid w:val="008168AB"/>
    <w:rsid w:val="00827FD6"/>
    <w:rsid w:val="00833231"/>
    <w:rsid w:val="008338CD"/>
    <w:rsid w:val="00833E92"/>
    <w:rsid w:val="00834016"/>
    <w:rsid w:val="00835B17"/>
    <w:rsid w:val="008365E7"/>
    <w:rsid w:val="00837393"/>
    <w:rsid w:val="00842451"/>
    <w:rsid w:val="00845AEF"/>
    <w:rsid w:val="00853729"/>
    <w:rsid w:val="00854165"/>
    <w:rsid w:val="00855D1D"/>
    <w:rsid w:val="00857ACF"/>
    <w:rsid w:val="00860B56"/>
    <w:rsid w:val="00864262"/>
    <w:rsid w:val="00864B94"/>
    <w:rsid w:val="0087339F"/>
    <w:rsid w:val="008759CB"/>
    <w:rsid w:val="00880F30"/>
    <w:rsid w:val="00881E0F"/>
    <w:rsid w:val="008849C8"/>
    <w:rsid w:val="008857C2"/>
    <w:rsid w:val="008877E4"/>
    <w:rsid w:val="00887BD0"/>
    <w:rsid w:val="0089072D"/>
    <w:rsid w:val="00890C3E"/>
    <w:rsid w:val="0089355C"/>
    <w:rsid w:val="00893FB4"/>
    <w:rsid w:val="0089400B"/>
    <w:rsid w:val="00894572"/>
    <w:rsid w:val="008A29A6"/>
    <w:rsid w:val="008A714E"/>
    <w:rsid w:val="008B34D2"/>
    <w:rsid w:val="008B46DD"/>
    <w:rsid w:val="008B59DE"/>
    <w:rsid w:val="008B6B0A"/>
    <w:rsid w:val="008B74F7"/>
    <w:rsid w:val="008C1DF0"/>
    <w:rsid w:val="008C42A3"/>
    <w:rsid w:val="008C653B"/>
    <w:rsid w:val="008D259B"/>
    <w:rsid w:val="008D3342"/>
    <w:rsid w:val="008D3A08"/>
    <w:rsid w:val="008D5570"/>
    <w:rsid w:val="008D65D7"/>
    <w:rsid w:val="008D6E5F"/>
    <w:rsid w:val="008E0FB6"/>
    <w:rsid w:val="008E0FD9"/>
    <w:rsid w:val="008E1D7B"/>
    <w:rsid w:val="008E2D71"/>
    <w:rsid w:val="008E3603"/>
    <w:rsid w:val="008E6374"/>
    <w:rsid w:val="008E7894"/>
    <w:rsid w:val="008E7E99"/>
    <w:rsid w:val="008F0230"/>
    <w:rsid w:val="008F1240"/>
    <w:rsid w:val="008F1C6F"/>
    <w:rsid w:val="008F1F0E"/>
    <w:rsid w:val="008F30FE"/>
    <w:rsid w:val="008F67A6"/>
    <w:rsid w:val="008F7681"/>
    <w:rsid w:val="00900D2E"/>
    <w:rsid w:val="00901DD3"/>
    <w:rsid w:val="009045CD"/>
    <w:rsid w:val="00905206"/>
    <w:rsid w:val="00905704"/>
    <w:rsid w:val="00905C9D"/>
    <w:rsid w:val="0091024F"/>
    <w:rsid w:val="009124E5"/>
    <w:rsid w:val="0092007E"/>
    <w:rsid w:val="009229A6"/>
    <w:rsid w:val="00926EAD"/>
    <w:rsid w:val="00927D77"/>
    <w:rsid w:val="00931A68"/>
    <w:rsid w:val="00931AA9"/>
    <w:rsid w:val="00931B48"/>
    <w:rsid w:val="00932673"/>
    <w:rsid w:val="009344EB"/>
    <w:rsid w:val="00936BF0"/>
    <w:rsid w:val="00941487"/>
    <w:rsid w:val="0094322D"/>
    <w:rsid w:val="0094388F"/>
    <w:rsid w:val="00944881"/>
    <w:rsid w:val="00952E68"/>
    <w:rsid w:val="009569AA"/>
    <w:rsid w:val="00956C60"/>
    <w:rsid w:val="00956FF6"/>
    <w:rsid w:val="00960728"/>
    <w:rsid w:val="00961A05"/>
    <w:rsid w:val="00961A31"/>
    <w:rsid w:val="00964BEB"/>
    <w:rsid w:val="00966FF3"/>
    <w:rsid w:val="00972632"/>
    <w:rsid w:val="00972CC3"/>
    <w:rsid w:val="0097343F"/>
    <w:rsid w:val="009734C6"/>
    <w:rsid w:val="0097401E"/>
    <w:rsid w:val="00974A33"/>
    <w:rsid w:val="00974C40"/>
    <w:rsid w:val="00981008"/>
    <w:rsid w:val="00984F0E"/>
    <w:rsid w:val="009917D2"/>
    <w:rsid w:val="009924A4"/>
    <w:rsid w:val="0099263D"/>
    <w:rsid w:val="00992F3A"/>
    <w:rsid w:val="00993E09"/>
    <w:rsid w:val="00997AC9"/>
    <w:rsid w:val="009A0FF4"/>
    <w:rsid w:val="009A4FA6"/>
    <w:rsid w:val="009A5A67"/>
    <w:rsid w:val="009A74AF"/>
    <w:rsid w:val="009A757C"/>
    <w:rsid w:val="009B4B89"/>
    <w:rsid w:val="009B75FE"/>
    <w:rsid w:val="009C0E2B"/>
    <w:rsid w:val="009C492D"/>
    <w:rsid w:val="009C4EC6"/>
    <w:rsid w:val="009C5870"/>
    <w:rsid w:val="009C5EE2"/>
    <w:rsid w:val="009C6802"/>
    <w:rsid w:val="009D07D2"/>
    <w:rsid w:val="009D0AF8"/>
    <w:rsid w:val="009D760C"/>
    <w:rsid w:val="009E1AA1"/>
    <w:rsid w:val="009E78C6"/>
    <w:rsid w:val="009F0B43"/>
    <w:rsid w:val="009F0EDA"/>
    <w:rsid w:val="009F47DF"/>
    <w:rsid w:val="009F5C62"/>
    <w:rsid w:val="009F6794"/>
    <w:rsid w:val="00A0472D"/>
    <w:rsid w:val="00A06F81"/>
    <w:rsid w:val="00A0730D"/>
    <w:rsid w:val="00A10E26"/>
    <w:rsid w:val="00A155EC"/>
    <w:rsid w:val="00A17FBA"/>
    <w:rsid w:val="00A21102"/>
    <w:rsid w:val="00A21444"/>
    <w:rsid w:val="00A22D14"/>
    <w:rsid w:val="00A263B0"/>
    <w:rsid w:val="00A31D68"/>
    <w:rsid w:val="00A34AC6"/>
    <w:rsid w:val="00A35B95"/>
    <w:rsid w:val="00A3674A"/>
    <w:rsid w:val="00A36A8F"/>
    <w:rsid w:val="00A40775"/>
    <w:rsid w:val="00A40E14"/>
    <w:rsid w:val="00A414D2"/>
    <w:rsid w:val="00A42AF8"/>
    <w:rsid w:val="00A43E7F"/>
    <w:rsid w:val="00A46BB8"/>
    <w:rsid w:val="00A51617"/>
    <w:rsid w:val="00A52D0F"/>
    <w:rsid w:val="00A531C2"/>
    <w:rsid w:val="00A55CF2"/>
    <w:rsid w:val="00A56121"/>
    <w:rsid w:val="00A56A38"/>
    <w:rsid w:val="00A6017D"/>
    <w:rsid w:val="00A63AAA"/>
    <w:rsid w:val="00A64B7B"/>
    <w:rsid w:val="00A65F1B"/>
    <w:rsid w:val="00A66DDF"/>
    <w:rsid w:val="00A73548"/>
    <w:rsid w:val="00A74B8B"/>
    <w:rsid w:val="00A80174"/>
    <w:rsid w:val="00A80FB8"/>
    <w:rsid w:val="00A841D8"/>
    <w:rsid w:val="00A8533E"/>
    <w:rsid w:val="00A871E9"/>
    <w:rsid w:val="00A875D4"/>
    <w:rsid w:val="00A913CD"/>
    <w:rsid w:val="00A914F7"/>
    <w:rsid w:val="00A92614"/>
    <w:rsid w:val="00A92AED"/>
    <w:rsid w:val="00AA36D6"/>
    <w:rsid w:val="00AA38F0"/>
    <w:rsid w:val="00AA593F"/>
    <w:rsid w:val="00AB0C7E"/>
    <w:rsid w:val="00AB108E"/>
    <w:rsid w:val="00AB474B"/>
    <w:rsid w:val="00AB5248"/>
    <w:rsid w:val="00AC1499"/>
    <w:rsid w:val="00AD0839"/>
    <w:rsid w:val="00AD1116"/>
    <w:rsid w:val="00AD27B9"/>
    <w:rsid w:val="00AD397F"/>
    <w:rsid w:val="00AD6E46"/>
    <w:rsid w:val="00AE1707"/>
    <w:rsid w:val="00AE1F00"/>
    <w:rsid w:val="00AE252F"/>
    <w:rsid w:val="00AE54C6"/>
    <w:rsid w:val="00AF4D16"/>
    <w:rsid w:val="00AF5765"/>
    <w:rsid w:val="00AF613E"/>
    <w:rsid w:val="00AF6363"/>
    <w:rsid w:val="00AF6720"/>
    <w:rsid w:val="00B016A8"/>
    <w:rsid w:val="00B019B7"/>
    <w:rsid w:val="00B032B1"/>
    <w:rsid w:val="00B06CCD"/>
    <w:rsid w:val="00B074D5"/>
    <w:rsid w:val="00B07FC1"/>
    <w:rsid w:val="00B10837"/>
    <w:rsid w:val="00B11C5A"/>
    <w:rsid w:val="00B1240E"/>
    <w:rsid w:val="00B14448"/>
    <w:rsid w:val="00B16A25"/>
    <w:rsid w:val="00B177C0"/>
    <w:rsid w:val="00B21271"/>
    <w:rsid w:val="00B22F77"/>
    <w:rsid w:val="00B24C11"/>
    <w:rsid w:val="00B25DE8"/>
    <w:rsid w:val="00B26A19"/>
    <w:rsid w:val="00B27256"/>
    <w:rsid w:val="00B362CC"/>
    <w:rsid w:val="00B40440"/>
    <w:rsid w:val="00B434A3"/>
    <w:rsid w:val="00B440CB"/>
    <w:rsid w:val="00B45FFD"/>
    <w:rsid w:val="00B46724"/>
    <w:rsid w:val="00B50D8D"/>
    <w:rsid w:val="00B51049"/>
    <w:rsid w:val="00B51E52"/>
    <w:rsid w:val="00B620DD"/>
    <w:rsid w:val="00B62D6F"/>
    <w:rsid w:val="00B63879"/>
    <w:rsid w:val="00B642C9"/>
    <w:rsid w:val="00B64C1F"/>
    <w:rsid w:val="00B6543F"/>
    <w:rsid w:val="00B65D26"/>
    <w:rsid w:val="00B7042E"/>
    <w:rsid w:val="00B743AE"/>
    <w:rsid w:val="00B746D1"/>
    <w:rsid w:val="00B75343"/>
    <w:rsid w:val="00B8291B"/>
    <w:rsid w:val="00B83B32"/>
    <w:rsid w:val="00B83FE0"/>
    <w:rsid w:val="00B8428F"/>
    <w:rsid w:val="00B87458"/>
    <w:rsid w:val="00B914CA"/>
    <w:rsid w:val="00B91F7E"/>
    <w:rsid w:val="00B92531"/>
    <w:rsid w:val="00B9483E"/>
    <w:rsid w:val="00B95EE4"/>
    <w:rsid w:val="00B97B2F"/>
    <w:rsid w:val="00BA089F"/>
    <w:rsid w:val="00BA13F2"/>
    <w:rsid w:val="00BA1706"/>
    <w:rsid w:val="00BB1AFE"/>
    <w:rsid w:val="00BB5577"/>
    <w:rsid w:val="00BB6B0D"/>
    <w:rsid w:val="00BC3220"/>
    <w:rsid w:val="00BC42F6"/>
    <w:rsid w:val="00BC6BBC"/>
    <w:rsid w:val="00BD263B"/>
    <w:rsid w:val="00BD45AC"/>
    <w:rsid w:val="00BD602E"/>
    <w:rsid w:val="00BD6F7E"/>
    <w:rsid w:val="00BD70F7"/>
    <w:rsid w:val="00BD714A"/>
    <w:rsid w:val="00BE20A8"/>
    <w:rsid w:val="00BE2741"/>
    <w:rsid w:val="00BE3116"/>
    <w:rsid w:val="00BE4595"/>
    <w:rsid w:val="00BF1D8C"/>
    <w:rsid w:val="00BF5EAA"/>
    <w:rsid w:val="00BF6BD2"/>
    <w:rsid w:val="00BF7B05"/>
    <w:rsid w:val="00C005BF"/>
    <w:rsid w:val="00C00CF0"/>
    <w:rsid w:val="00C03B6D"/>
    <w:rsid w:val="00C05E0E"/>
    <w:rsid w:val="00C06FE6"/>
    <w:rsid w:val="00C07DEF"/>
    <w:rsid w:val="00C104B5"/>
    <w:rsid w:val="00C10C75"/>
    <w:rsid w:val="00C12077"/>
    <w:rsid w:val="00C13909"/>
    <w:rsid w:val="00C165B4"/>
    <w:rsid w:val="00C17605"/>
    <w:rsid w:val="00C20F4F"/>
    <w:rsid w:val="00C215BE"/>
    <w:rsid w:val="00C21B3F"/>
    <w:rsid w:val="00C223B1"/>
    <w:rsid w:val="00C244CC"/>
    <w:rsid w:val="00C24819"/>
    <w:rsid w:val="00C24D9E"/>
    <w:rsid w:val="00C25EB1"/>
    <w:rsid w:val="00C30691"/>
    <w:rsid w:val="00C3132C"/>
    <w:rsid w:val="00C33F03"/>
    <w:rsid w:val="00C341A9"/>
    <w:rsid w:val="00C3605E"/>
    <w:rsid w:val="00C40412"/>
    <w:rsid w:val="00C44F04"/>
    <w:rsid w:val="00C46521"/>
    <w:rsid w:val="00C52A74"/>
    <w:rsid w:val="00C53278"/>
    <w:rsid w:val="00C548AA"/>
    <w:rsid w:val="00C5499A"/>
    <w:rsid w:val="00C56181"/>
    <w:rsid w:val="00C566F3"/>
    <w:rsid w:val="00C57CB0"/>
    <w:rsid w:val="00C604A2"/>
    <w:rsid w:val="00C61BB1"/>
    <w:rsid w:val="00C61F4F"/>
    <w:rsid w:val="00C62D0E"/>
    <w:rsid w:val="00C6421F"/>
    <w:rsid w:val="00C64F17"/>
    <w:rsid w:val="00C65BF1"/>
    <w:rsid w:val="00C71BD8"/>
    <w:rsid w:val="00C751B4"/>
    <w:rsid w:val="00C753BC"/>
    <w:rsid w:val="00C760FA"/>
    <w:rsid w:val="00C76BE9"/>
    <w:rsid w:val="00C77465"/>
    <w:rsid w:val="00C82F46"/>
    <w:rsid w:val="00C83BFD"/>
    <w:rsid w:val="00C9710F"/>
    <w:rsid w:val="00CA460B"/>
    <w:rsid w:val="00CA4D8F"/>
    <w:rsid w:val="00CA550F"/>
    <w:rsid w:val="00CA6694"/>
    <w:rsid w:val="00CA75AB"/>
    <w:rsid w:val="00CA78FC"/>
    <w:rsid w:val="00CA7E6D"/>
    <w:rsid w:val="00CB0829"/>
    <w:rsid w:val="00CB1B20"/>
    <w:rsid w:val="00CB2B16"/>
    <w:rsid w:val="00CB4606"/>
    <w:rsid w:val="00CB4C85"/>
    <w:rsid w:val="00CB61AF"/>
    <w:rsid w:val="00CC2EFB"/>
    <w:rsid w:val="00CC3941"/>
    <w:rsid w:val="00CC6A3E"/>
    <w:rsid w:val="00CD4ABD"/>
    <w:rsid w:val="00CD4C22"/>
    <w:rsid w:val="00CD61C1"/>
    <w:rsid w:val="00CD6A9E"/>
    <w:rsid w:val="00CD7FEA"/>
    <w:rsid w:val="00CE14E0"/>
    <w:rsid w:val="00CE199A"/>
    <w:rsid w:val="00CE2282"/>
    <w:rsid w:val="00CE2779"/>
    <w:rsid w:val="00CE34B1"/>
    <w:rsid w:val="00CF7980"/>
    <w:rsid w:val="00CF7D78"/>
    <w:rsid w:val="00D11D4C"/>
    <w:rsid w:val="00D13D2D"/>
    <w:rsid w:val="00D2514B"/>
    <w:rsid w:val="00D25715"/>
    <w:rsid w:val="00D26A3D"/>
    <w:rsid w:val="00D31269"/>
    <w:rsid w:val="00D35B69"/>
    <w:rsid w:val="00D368E2"/>
    <w:rsid w:val="00D4242E"/>
    <w:rsid w:val="00D459AC"/>
    <w:rsid w:val="00D45D1C"/>
    <w:rsid w:val="00D464C1"/>
    <w:rsid w:val="00D50F8F"/>
    <w:rsid w:val="00D519A8"/>
    <w:rsid w:val="00D52537"/>
    <w:rsid w:val="00D52937"/>
    <w:rsid w:val="00D534F3"/>
    <w:rsid w:val="00D54994"/>
    <w:rsid w:val="00D55FA5"/>
    <w:rsid w:val="00D56474"/>
    <w:rsid w:val="00D601E5"/>
    <w:rsid w:val="00D649C4"/>
    <w:rsid w:val="00D659D5"/>
    <w:rsid w:val="00D66166"/>
    <w:rsid w:val="00D70B1F"/>
    <w:rsid w:val="00D71396"/>
    <w:rsid w:val="00D743A0"/>
    <w:rsid w:val="00D74A27"/>
    <w:rsid w:val="00D758A9"/>
    <w:rsid w:val="00D76A30"/>
    <w:rsid w:val="00D7797D"/>
    <w:rsid w:val="00D8034F"/>
    <w:rsid w:val="00D80B4B"/>
    <w:rsid w:val="00D81C23"/>
    <w:rsid w:val="00D82BF9"/>
    <w:rsid w:val="00D83B3F"/>
    <w:rsid w:val="00D921B9"/>
    <w:rsid w:val="00D92508"/>
    <w:rsid w:val="00D92927"/>
    <w:rsid w:val="00D93DD7"/>
    <w:rsid w:val="00D97696"/>
    <w:rsid w:val="00D97FA7"/>
    <w:rsid w:val="00DA0F70"/>
    <w:rsid w:val="00DA2EA1"/>
    <w:rsid w:val="00DA3069"/>
    <w:rsid w:val="00DA4675"/>
    <w:rsid w:val="00DA5691"/>
    <w:rsid w:val="00DA722F"/>
    <w:rsid w:val="00DA780B"/>
    <w:rsid w:val="00DB1F0A"/>
    <w:rsid w:val="00DB53A7"/>
    <w:rsid w:val="00DB67F1"/>
    <w:rsid w:val="00DB7B5C"/>
    <w:rsid w:val="00DB7E2B"/>
    <w:rsid w:val="00DC128B"/>
    <w:rsid w:val="00DC2E3A"/>
    <w:rsid w:val="00DC362D"/>
    <w:rsid w:val="00DC5107"/>
    <w:rsid w:val="00DC5560"/>
    <w:rsid w:val="00DC5930"/>
    <w:rsid w:val="00DC7B3B"/>
    <w:rsid w:val="00DD1354"/>
    <w:rsid w:val="00DD2602"/>
    <w:rsid w:val="00DD6559"/>
    <w:rsid w:val="00DD72C3"/>
    <w:rsid w:val="00DE2B12"/>
    <w:rsid w:val="00DE3ADA"/>
    <w:rsid w:val="00DF4E20"/>
    <w:rsid w:val="00DF65A5"/>
    <w:rsid w:val="00E01516"/>
    <w:rsid w:val="00E02336"/>
    <w:rsid w:val="00E043B2"/>
    <w:rsid w:val="00E048C9"/>
    <w:rsid w:val="00E04BBB"/>
    <w:rsid w:val="00E0685E"/>
    <w:rsid w:val="00E07D7E"/>
    <w:rsid w:val="00E104D9"/>
    <w:rsid w:val="00E161CA"/>
    <w:rsid w:val="00E24BB6"/>
    <w:rsid w:val="00E27A6C"/>
    <w:rsid w:val="00E31DDC"/>
    <w:rsid w:val="00E320B8"/>
    <w:rsid w:val="00E34ABC"/>
    <w:rsid w:val="00E35DBC"/>
    <w:rsid w:val="00E36561"/>
    <w:rsid w:val="00E4266E"/>
    <w:rsid w:val="00E442B4"/>
    <w:rsid w:val="00E46635"/>
    <w:rsid w:val="00E50315"/>
    <w:rsid w:val="00E52DA5"/>
    <w:rsid w:val="00E55070"/>
    <w:rsid w:val="00E567C7"/>
    <w:rsid w:val="00E6126D"/>
    <w:rsid w:val="00E65C41"/>
    <w:rsid w:val="00E67B96"/>
    <w:rsid w:val="00E742D7"/>
    <w:rsid w:val="00E75504"/>
    <w:rsid w:val="00E75BF5"/>
    <w:rsid w:val="00E75DD5"/>
    <w:rsid w:val="00E80601"/>
    <w:rsid w:val="00E80C6B"/>
    <w:rsid w:val="00E83A2D"/>
    <w:rsid w:val="00E85CDA"/>
    <w:rsid w:val="00E85D5E"/>
    <w:rsid w:val="00E86A32"/>
    <w:rsid w:val="00E87566"/>
    <w:rsid w:val="00E93F3C"/>
    <w:rsid w:val="00E9636B"/>
    <w:rsid w:val="00E974AB"/>
    <w:rsid w:val="00EA00D3"/>
    <w:rsid w:val="00EA2DC4"/>
    <w:rsid w:val="00EA3B1A"/>
    <w:rsid w:val="00EA6123"/>
    <w:rsid w:val="00EA7AC2"/>
    <w:rsid w:val="00EB09D8"/>
    <w:rsid w:val="00EB43E7"/>
    <w:rsid w:val="00EB4ADC"/>
    <w:rsid w:val="00EB4FB1"/>
    <w:rsid w:val="00EB66C9"/>
    <w:rsid w:val="00EB6F44"/>
    <w:rsid w:val="00EC0358"/>
    <w:rsid w:val="00EC287F"/>
    <w:rsid w:val="00EC4D9C"/>
    <w:rsid w:val="00EC4F7A"/>
    <w:rsid w:val="00ED6086"/>
    <w:rsid w:val="00ED644C"/>
    <w:rsid w:val="00ED7539"/>
    <w:rsid w:val="00EE24D2"/>
    <w:rsid w:val="00EE283B"/>
    <w:rsid w:val="00EE291B"/>
    <w:rsid w:val="00EE6D8C"/>
    <w:rsid w:val="00EE7158"/>
    <w:rsid w:val="00EF135D"/>
    <w:rsid w:val="00EF1AA7"/>
    <w:rsid w:val="00EF3BEF"/>
    <w:rsid w:val="00EF4378"/>
    <w:rsid w:val="00EF5C22"/>
    <w:rsid w:val="00EF5C3C"/>
    <w:rsid w:val="00EF72E7"/>
    <w:rsid w:val="00F003A5"/>
    <w:rsid w:val="00F018FD"/>
    <w:rsid w:val="00F0197A"/>
    <w:rsid w:val="00F03A57"/>
    <w:rsid w:val="00F11926"/>
    <w:rsid w:val="00F11D5E"/>
    <w:rsid w:val="00F13BC4"/>
    <w:rsid w:val="00F1588C"/>
    <w:rsid w:val="00F15E05"/>
    <w:rsid w:val="00F20D5A"/>
    <w:rsid w:val="00F21C8E"/>
    <w:rsid w:val="00F25D80"/>
    <w:rsid w:val="00F25E95"/>
    <w:rsid w:val="00F262B3"/>
    <w:rsid w:val="00F31215"/>
    <w:rsid w:val="00F3293F"/>
    <w:rsid w:val="00F346B3"/>
    <w:rsid w:val="00F37303"/>
    <w:rsid w:val="00F4161A"/>
    <w:rsid w:val="00F41B2A"/>
    <w:rsid w:val="00F443E0"/>
    <w:rsid w:val="00F444F8"/>
    <w:rsid w:val="00F45CB8"/>
    <w:rsid w:val="00F46A23"/>
    <w:rsid w:val="00F51305"/>
    <w:rsid w:val="00F521B8"/>
    <w:rsid w:val="00F52EDF"/>
    <w:rsid w:val="00F53FE5"/>
    <w:rsid w:val="00F54DCC"/>
    <w:rsid w:val="00F563E9"/>
    <w:rsid w:val="00F606EB"/>
    <w:rsid w:val="00F62E5D"/>
    <w:rsid w:val="00F6352D"/>
    <w:rsid w:val="00F63544"/>
    <w:rsid w:val="00F67720"/>
    <w:rsid w:val="00F67B17"/>
    <w:rsid w:val="00F70A99"/>
    <w:rsid w:val="00F726D3"/>
    <w:rsid w:val="00F72AA7"/>
    <w:rsid w:val="00F80525"/>
    <w:rsid w:val="00F83443"/>
    <w:rsid w:val="00F8410A"/>
    <w:rsid w:val="00F86D62"/>
    <w:rsid w:val="00F87746"/>
    <w:rsid w:val="00F90BF3"/>
    <w:rsid w:val="00F9748D"/>
    <w:rsid w:val="00FA29F3"/>
    <w:rsid w:val="00FA2ADC"/>
    <w:rsid w:val="00FA33FC"/>
    <w:rsid w:val="00FA43A3"/>
    <w:rsid w:val="00FA6906"/>
    <w:rsid w:val="00FA6F76"/>
    <w:rsid w:val="00FB735D"/>
    <w:rsid w:val="00FC0DD1"/>
    <w:rsid w:val="00FC20A3"/>
    <w:rsid w:val="00FC3971"/>
    <w:rsid w:val="00FC5C2D"/>
    <w:rsid w:val="00FC6679"/>
    <w:rsid w:val="00FD02F9"/>
    <w:rsid w:val="00FD1F52"/>
    <w:rsid w:val="00FD2386"/>
    <w:rsid w:val="00FD456B"/>
    <w:rsid w:val="00FD61D3"/>
    <w:rsid w:val="00FE0845"/>
    <w:rsid w:val="00FE5E12"/>
    <w:rsid w:val="00FE6667"/>
    <w:rsid w:val="00FF31AA"/>
    <w:rsid w:val="00FF3439"/>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C50B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984F0E"/>
    <w:pPr>
      <w:spacing w:before="120" w:after="0"/>
      <w:ind w:firstLine="432"/>
      <w:jc w:val="both"/>
    </w:pPr>
    <w:rPr>
      <w:rFonts w:ascii="Calibri" w:hAnsi="Calibri"/>
      <w:sz w:val="22"/>
    </w:rPr>
  </w:style>
  <w:style w:type="character" w:customStyle="1" w:styleId="BodyChar">
    <w:name w:val="Body Char"/>
    <w:basedOn w:val="DefaultParagraphFont"/>
    <w:link w:val="Body"/>
    <w:rsid w:val="00984F0E"/>
    <w:rPr>
      <w:sz w:val="22"/>
      <w:szCs w:val="22"/>
    </w:rPr>
  </w:style>
  <w:style w:type="paragraph" w:customStyle="1" w:styleId="TableHeader">
    <w:name w:val="Table Header"/>
    <w:basedOn w:val="Header"/>
    <w:rsid w:val="00984F0E"/>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paragraph" w:customStyle="1" w:styleId="Header1">
    <w:name w:val="Header1"/>
    <w:autoRedefine/>
    <w:rsid w:val="00D55FA5"/>
    <w:pPr>
      <w:tabs>
        <w:tab w:val="center" w:pos="4680"/>
        <w:tab w:val="right" w:pos="9360"/>
      </w:tabs>
      <w:spacing w:after="120" w:line="276" w:lineRule="auto"/>
    </w:pPr>
    <w:rPr>
      <w:rFonts w:ascii="Verdana" w:eastAsia="ヒラギノ角ゴ Pro W3" w:hAnsi="Verdana"/>
      <w:color w:val="000000"/>
    </w:rPr>
  </w:style>
  <w:style w:type="character" w:customStyle="1" w:styleId="PageNumber1">
    <w:name w:val="Page Number1"/>
    <w:autoRedefine/>
    <w:rsid w:val="00D55FA5"/>
    <w:rPr>
      <w:color w:val="000000"/>
      <w:sz w:val="20"/>
    </w:rPr>
  </w:style>
  <w:style w:type="paragraph" w:customStyle="1" w:styleId="FreeForm">
    <w:name w:val="Free Form"/>
    <w:rsid w:val="00D55FA5"/>
    <w:rPr>
      <w:rFonts w:ascii="Times New Roman" w:eastAsia="ヒラギノ角ゴ Pro W3" w:hAnsi="Times New Roman"/>
      <w:color w:val="000000"/>
    </w:rPr>
  </w:style>
  <w:style w:type="paragraph" w:customStyle="1" w:styleId="FreeFormA">
    <w:name w:val="Free Form A"/>
    <w:rsid w:val="00D55FA5"/>
    <w:rPr>
      <w:rFonts w:ascii="Lucida Grande" w:eastAsia="ヒラギノ角ゴ Pro W3" w:hAnsi="Lucida Grande"/>
      <w:color w:val="000000"/>
    </w:rPr>
  </w:style>
  <w:style w:type="paragraph" w:customStyle="1" w:styleId="BodyA">
    <w:name w:val="Body A"/>
    <w:rsid w:val="00D55FA5"/>
    <w:pPr>
      <w:spacing w:before="120" w:line="276" w:lineRule="auto"/>
      <w:ind w:firstLine="432"/>
      <w:jc w:val="both"/>
    </w:pPr>
    <w:rPr>
      <w:rFonts w:ascii="Verdana" w:eastAsia="ヒラギノ角ゴ Pro W3" w:hAnsi="Verdana"/>
      <w:color w:val="000000"/>
    </w:rPr>
  </w:style>
  <w:style w:type="paragraph" w:customStyle="1" w:styleId="TableGrid1">
    <w:name w:val="Table Grid1"/>
    <w:rsid w:val="00D55FA5"/>
    <w:rPr>
      <w:rFonts w:ascii="Lucida Grande" w:eastAsia="ヒラギノ角ゴ Pro W3" w:hAnsi="Lucida Grande"/>
      <w:color w:val="000000"/>
    </w:rPr>
  </w:style>
  <w:style w:type="paragraph" w:customStyle="1" w:styleId="Heading21">
    <w:name w:val="Heading 21"/>
    <w:next w:val="Normal"/>
    <w:rsid w:val="00D55FA5"/>
    <w:pPr>
      <w:keepNext/>
      <w:spacing w:before="120" w:after="120"/>
      <w:outlineLvl w:val="1"/>
    </w:pPr>
    <w:rPr>
      <w:rFonts w:ascii="Verdana Bold" w:eastAsia="ヒラギノ角ゴ Pro W3" w:hAnsi="Verdana Bold"/>
      <w:color w:val="000000"/>
      <w:kern w:val="32"/>
      <w:sz w:val="28"/>
    </w:rPr>
  </w:style>
  <w:style w:type="paragraph" w:customStyle="1" w:styleId="Heading11">
    <w:name w:val="Heading 11"/>
    <w:next w:val="Normal"/>
    <w:rsid w:val="00D55FA5"/>
    <w:pPr>
      <w:keepNext/>
      <w:spacing w:before="240" w:after="240"/>
      <w:outlineLvl w:val="0"/>
    </w:pPr>
    <w:rPr>
      <w:rFonts w:ascii="Verdana Bold" w:eastAsia="ヒラギノ角ゴ Pro W3" w:hAnsi="Verdana Bold"/>
      <w:color w:val="000000"/>
      <w:kern w:val="32"/>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984F0E"/>
    <w:pPr>
      <w:spacing w:before="120" w:after="0"/>
      <w:ind w:firstLine="432"/>
      <w:jc w:val="both"/>
    </w:pPr>
    <w:rPr>
      <w:rFonts w:ascii="Calibri" w:hAnsi="Calibri"/>
      <w:sz w:val="22"/>
    </w:rPr>
  </w:style>
  <w:style w:type="character" w:customStyle="1" w:styleId="BodyChar">
    <w:name w:val="Body Char"/>
    <w:basedOn w:val="DefaultParagraphFont"/>
    <w:link w:val="Body"/>
    <w:rsid w:val="00984F0E"/>
    <w:rPr>
      <w:sz w:val="22"/>
      <w:szCs w:val="22"/>
    </w:rPr>
  </w:style>
  <w:style w:type="paragraph" w:customStyle="1" w:styleId="TableHeader">
    <w:name w:val="Table Header"/>
    <w:basedOn w:val="Header"/>
    <w:rsid w:val="00984F0E"/>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paragraph" w:customStyle="1" w:styleId="Header1">
    <w:name w:val="Header1"/>
    <w:autoRedefine/>
    <w:rsid w:val="00D55FA5"/>
    <w:pPr>
      <w:tabs>
        <w:tab w:val="center" w:pos="4680"/>
        <w:tab w:val="right" w:pos="9360"/>
      </w:tabs>
      <w:spacing w:after="120" w:line="276" w:lineRule="auto"/>
    </w:pPr>
    <w:rPr>
      <w:rFonts w:ascii="Verdana" w:eastAsia="ヒラギノ角ゴ Pro W3" w:hAnsi="Verdana"/>
      <w:color w:val="000000"/>
    </w:rPr>
  </w:style>
  <w:style w:type="character" w:customStyle="1" w:styleId="PageNumber1">
    <w:name w:val="Page Number1"/>
    <w:autoRedefine/>
    <w:rsid w:val="00D55FA5"/>
    <w:rPr>
      <w:color w:val="000000"/>
      <w:sz w:val="20"/>
    </w:rPr>
  </w:style>
  <w:style w:type="paragraph" w:customStyle="1" w:styleId="FreeForm">
    <w:name w:val="Free Form"/>
    <w:rsid w:val="00D55FA5"/>
    <w:rPr>
      <w:rFonts w:ascii="Times New Roman" w:eastAsia="ヒラギノ角ゴ Pro W3" w:hAnsi="Times New Roman"/>
      <w:color w:val="000000"/>
    </w:rPr>
  </w:style>
  <w:style w:type="paragraph" w:customStyle="1" w:styleId="FreeFormA">
    <w:name w:val="Free Form A"/>
    <w:rsid w:val="00D55FA5"/>
    <w:rPr>
      <w:rFonts w:ascii="Lucida Grande" w:eastAsia="ヒラギノ角ゴ Pro W3" w:hAnsi="Lucida Grande"/>
      <w:color w:val="000000"/>
    </w:rPr>
  </w:style>
  <w:style w:type="paragraph" w:customStyle="1" w:styleId="BodyA">
    <w:name w:val="Body A"/>
    <w:rsid w:val="00D55FA5"/>
    <w:pPr>
      <w:spacing w:before="120" w:line="276" w:lineRule="auto"/>
      <w:ind w:firstLine="432"/>
      <w:jc w:val="both"/>
    </w:pPr>
    <w:rPr>
      <w:rFonts w:ascii="Verdana" w:eastAsia="ヒラギノ角ゴ Pro W3" w:hAnsi="Verdana"/>
      <w:color w:val="000000"/>
    </w:rPr>
  </w:style>
  <w:style w:type="paragraph" w:customStyle="1" w:styleId="TableGrid1">
    <w:name w:val="Table Grid1"/>
    <w:rsid w:val="00D55FA5"/>
    <w:rPr>
      <w:rFonts w:ascii="Lucida Grande" w:eastAsia="ヒラギノ角ゴ Pro W3" w:hAnsi="Lucida Grande"/>
      <w:color w:val="000000"/>
    </w:rPr>
  </w:style>
  <w:style w:type="paragraph" w:customStyle="1" w:styleId="Heading21">
    <w:name w:val="Heading 21"/>
    <w:next w:val="Normal"/>
    <w:rsid w:val="00D55FA5"/>
    <w:pPr>
      <w:keepNext/>
      <w:spacing w:before="120" w:after="120"/>
      <w:outlineLvl w:val="1"/>
    </w:pPr>
    <w:rPr>
      <w:rFonts w:ascii="Verdana Bold" w:eastAsia="ヒラギノ角ゴ Pro W3" w:hAnsi="Verdana Bold"/>
      <w:color w:val="000000"/>
      <w:kern w:val="32"/>
      <w:sz w:val="28"/>
    </w:rPr>
  </w:style>
  <w:style w:type="paragraph" w:customStyle="1" w:styleId="Heading11">
    <w:name w:val="Heading 11"/>
    <w:next w:val="Normal"/>
    <w:rsid w:val="00D55FA5"/>
    <w:pPr>
      <w:keepNext/>
      <w:spacing w:before="240" w:after="240"/>
      <w:outlineLvl w:val="0"/>
    </w:pPr>
    <w:rPr>
      <w:rFonts w:ascii="Verdana Bold" w:eastAsia="ヒラギノ角ゴ Pro W3" w:hAnsi="Verdana Bold"/>
      <w:color w:val="000000"/>
      <w:kern w:val="32"/>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420105473">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848913525">
      <w:bodyDiv w:val="1"/>
      <w:marLeft w:val="0"/>
      <w:marRight w:val="0"/>
      <w:marTop w:val="0"/>
      <w:marBottom w:val="0"/>
      <w:divBdr>
        <w:top w:val="none" w:sz="0" w:space="0" w:color="auto"/>
        <w:left w:val="none" w:sz="0" w:space="0" w:color="auto"/>
        <w:bottom w:val="none" w:sz="0" w:space="0" w:color="auto"/>
        <w:right w:val="none" w:sz="0" w:space="0" w:color="auto"/>
      </w:divBdr>
    </w:div>
    <w:div w:id="931164524">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22888191">
      <w:bodyDiv w:val="1"/>
      <w:marLeft w:val="0"/>
      <w:marRight w:val="0"/>
      <w:marTop w:val="0"/>
      <w:marBottom w:val="0"/>
      <w:divBdr>
        <w:top w:val="none" w:sz="0" w:space="0" w:color="auto"/>
        <w:left w:val="none" w:sz="0" w:space="0" w:color="auto"/>
        <w:bottom w:val="none" w:sz="0" w:space="0" w:color="auto"/>
        <w:right w:val="none" w:sz="0" w:space="0" w:color="auto"/>
      </w:divBdr>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8.jp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3.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4.xml><?xml version="1.0" encoding="utf-8"?>
<ds:datastoreItem xmlns:ds="http://schemas.openxmlformats.org/officeDocument/2006/customXml" ds:itemID="{AB69718A-1D7F-2840-9211-6CF8623B5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\Users\tanyajain\AppData\Local\Microsoft\Windows\Temporary Internet Files\Content.Outlook\035Z5QH0\Synapse Style Template (3).dotx</Template>
  <TotalTime>2</TotalTime>
  <Pages>12</Pages>
  <Words>993</Words>
  <Characters>5661</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6641</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Ian Wehmeyer</cp:lastModifiedBy>
  <cp:revision>2</cp:revision>
  <cp:lastPrinted>2013-08-01T20:40:00Z</cp:lastPrinted>
  <dcterms:created xsi:type="dcterms:W3CDTF">2013-08-02T21:01:00Z</dcterms:created>
  <dcterms:modified xsi:type="dcterms:W3CDTF">2013-08-02T21:01:00Z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