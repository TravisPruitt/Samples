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245F" w:rsidRDefault="00F9245F" w:rsidP="00F9245F">
      <w:pPr>
        <w:rPr>
          <w:rStyle w:val="BookTitle"/>
          <w:rFonts w:eastAsia="ヒラギノ角ゴ Pro W3"/>
        </w:rPr>
      </w:pPr>
    </w:p>
    <w:p w:rsidR="00F9245F" w:rsidRPr="00D11583" w:rsidRDefault="00F9245F" w:rsidP="00F9245F">
      <w:pPr>
        <w:pStyle w:val="Title"/>
        <w:jc w:val="right"/>
        <w:rPr>
          <w:rStyle w:val="BookTitle"/>
          <w:rFonts w:ascii="Verdana" w:eastAsia="ヒラギノ角ゴ Pro W3" w:hAnsi="Verdana"/>
        </w:rPr>
      </w:pPr>
      <w:r w:rsidRPr="00D11583">
        <w:rPr>
          <w:rStyle w:val="BookTitle"/>
          <w:rFonts w:ascii="Verdana" w:eastAsia="ヒラギノ角ゴ Pro W3" w:hAnsi="Verdana"/>
        </w:rPr>
        <w:t>xBRC User Interface User Guide</w:t>
      </w:r>
    </w:p>
    <w:p w:rsidR="00F9245F" w:rsidRPr="00187A6B" w:rsidRDefault="00F9245F" w:rsidP="00F9245F"/>
    <w:p w:rsidR="00F9245F" w:rsidRDefault="00F9245F" w:rsidP="00F9245F"/>
    <w:p w:rsidR="00F9245F" w:rsidRPr="00187A6B" w:rsidRDefault="00F9245F" w:rsidP="00F9245F"/>
    <w:p w:rsidR="00F9245F" w:rsidRPr="00187A6B" w:rsidRDefault="00F9245F" w:rsidP="00F9245F"/>
    <w:p w:rsidR="00F9245F" w:rsidRDefault="00F9245F" w:rsidP="00F9245F">
      <w:r w:rsidRPr="00121A0D">
        <w:rPr>
          <w:rFonts w:eastAsia="ヒラギノ角ゴ Pro W3"/>
        </w:rPr>
        <w:br w:type="page"/>
      </w:r>
    </w:p>
    <w:p w:rsidR="00F9245F" w:rsidRPr="00971C43" w:rsidRDefault="00F9245F" w:rsidP="00F9245F">
      <w:pPr>
        <w:rPr>
          <w:b/>
        </w:rPr>
      </w:pPr>
      <w:r w:rsidRPr="00971C43">
        <w:rPr>
          <w:b/>
        </w:rPr>
        <w:t>Revision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0"/>
        <w:gridCol w:w="1350"/>
        <w:gridCol w:w="2809"/>
        <w:gridCol w:w="3959"/>
      </w:tblGrid>
      <w:tr w:rsidR="00F9245F" w:rsidRPr="00FC5C2D" w:rsidTr="00F9245F">
        <w:tc>
          <w:tcPr>
            <w:tcW w:w="1350" w:type="dxa"/>
            <w:shd w:val="clear" w:color="auto" w:fill="auto"/>
          </w:tcPr>
          <w:p w:rsidR="00F9245F" w:rsidRPr="005F391A" w:rsidRDefault="00F9245F" w:rsidP="00F9245F">
            <w:pPr>
              <w:rPr>
                <w:b/>
              </w:rPr>
            </w:pPr>
            <w:r w:rsidRPr="005F391A">
              <w:rPr>
                <w:b/>
              </w:rPr>
              <w:t>Rev</w:t>
            </w:r>
          </w:p>
        </w:tc>
        <w:tc>
          <w:tcPr>
            <w:tcW w:w="1350" w:type="dxa"/>
            <w:shd w:val="clear" w:color="auto" w:fill="auto"/>
          </w:tcPr>
          <w:p w:rsidR="00F9245F" w:rsidRPr="005F391A" w:rsidRDefault="00F9245F" w:rsidP="00F9245F">
            <w:pPr>
              <w:rPr>
                <w:b/>
              </w:rPr>
            </w:pPr>
            <w:r w:rsidRPr="005F391A">
              <w:rPr>
                <w:b/>
              </w:rPr>
              <w:t>Date</w:t>
            </w:r>
          </w:p>
        </w:tc>
        <w:tc>
          <w:tcPr>
            <w:tcW w:w="2809" w:type="dxa"/>
            <w:shd w:val="clear" w:color="auto" w:fill="auto"/>
          </w:tcPr>
          <w:p w:rsidR="00F9245F" w:rsidRPr="005F391A" w:rsidRDefault="00F9245F" w:rsidP="00F9245F">
            <w:pPr>
              <w:rPr>
                <w:b/>
              </w:rPr>
            </w:pPr>
            <w:r w:rsidRPr="005F391A">
              <w:rPr>
                <w:b/>
              </w:rPr>
              <w:t>Author</w:t>
            </w:r>
          </w:p>
        </w:tc>
        <w:tc>
          <w:tcPr>
            <w:tcW w:w="3959" w:type="dxa"/>
            <w:shd w:val="clear" w:color="auto" w:fill="auto"/>
          </w:tcPr>
          <w:p w:rsidR="00F9245F" w:rsidRPr="005F391A" w:rsidRDefault="00F9245F" w:rsidP="00F9245F">
            <w:pPr>
              <w:rPr>
                <w:b/>
              </w:rPr>
            </w:pPr>
            <w:r w:rsidRPr="005F391A">
              <w:rPr>
                <w:b/>
              </w:rPr>
              <w:t>Description</w:t>
            </w:r>
          </w:p>
        </w:tc>
      </w:tr>
      <w:tr w:rsidR="00F9245F" w:rsidTr="00F9245F">
        <w:tc>
          <w:tcPr>
            <w:tcW w:w="1350" w:type="dxa"/>
            <w:shd w:val="clear" w:color="auto" w:fill="auto"/>
          </w:tcPr>
          <w:p w:rsidR="00F9245F" w:rsidRDefault="00F9245F" w:rsidP="00F9245F">
            <w:r>
              <w:t>1.0</w:t>
            </w:r>
          </w:p>
        </w:tc>
        <w:tc>
          <w:tcPr>
            <w:tcW w:w="1350" w:type="dxa"/>
            <w:shd w:val="clear" w:color="auto" w:fill="auto"/>
          </w:tcPr>
          <w:p w:rsidR="00F9245F" w:rsidRDefault="00F9245F" w:rsidP="00F9245F">
            <w:r>
              <w:t>5/1/2012</w:t>
            </w:r>
          </w:p>
        </w:tc>
        <w:tc>
          <w:tcPr>
            <w:tcW w:w="2809" w:type="dxa"/>
            <w:shd w:val="clear" w:color="auto" w:fill="auto"/>
          </w:tcPr>
          <w:p w:rsidR="00F9245F" w:rsidRDefault="00F9245F" w:rsidP="00F9245F">
            <w:r>
              <w:t>Iwona Glabek</w:t>
            </w:r>
          </w:p>
        </w:tc>
        <w:tc>
          <w:tcPr>
            <w:tcW w:w="3959" w:type="dxa"/>
            <w:shd w:val="clear" w:color="auto" w:fill="auto"/>
          </w:tcPr>
          <w:p w:rsidR="00F9245F" w:rsidRDefault="00F9245F" w:rsidP="00F9245F">
            <w:r>
              <w:t>Release Version</w:t>
            </w:r>
          </w:p>
        </w:tc>
      </w:tr>
      <w:tr w:rsidR="00F9245F" w:rsidTr="00F9245F">
        <w:tc>
          <w:tcPr>
            <w:tcW w:w="1350" w:type="dxa"/>
            <w:shd w:val="clear" w:color="auto" w:fill="auto"/>
          </w:tcPr>
          <w:p w:rsidR="00F9245F" w:rsidRDefault="00F9245F" w:rsidP="00F9245F">
            <w:r>
              <w:t>1.0</w:t>
            </w:r>
          </w:p>
        </w:tc>
        <w:tc>
          <w:tcPr>
            <w:tcW w:w="1350" w:type="dxa"/>
            <w:shd w:val="clear" w:color="auto" w:fill="auto"/>
          </w:tcPr>
          <w:p w:rsidR="00F9245F" w:rsidRDefault="00F9245F" w:rsidP="00F9245F">
            <w:r>
              <w:t>8/29/2012</w:t>
            </w:r>
          </w:p>
        </w:tc>
        <w:tc>
          <w:tcPr>
            <w:tcW w:w="2809" w:type="dxa"/>
            <w:shd w:val="clear" w:color="auto" w:fill="auto"/>
          </w:tcPr>
          <w:p w:rsidR="00F9245F" w:rsidRDefault="00F9245F" w:rsidP="00F9245F">
            <w:r>
              <w:t>Steve Groth</w:t>
            </w:r>
          </w:p>
        </w:tc>
        <w:tc>
          <w:tcPr>
            <w:tcW w:w="3959" w:type="dxa"/>
            <w:shd w:val="clear" w:color="auto" w:fill="auto"/>
          </w:tcPr>
          <w:p w:rsidR="00F9245F" w:rsidRDefault="00F9245F" w:rsidP="00F9245F">
            <w:r>
              <w:t>Reviewed with edits</w:t>
            </w:r>
          </w:p>
        </w:tc>
      </w:tr>
      <w:tr w:rsidR="00A16756" w:rsidTr="00F9245F">
        <w:trPr>
          <w:ins w:id="0" w:author="Stephen Beecroft" w:date="2012-10-01T15:27:00Z"/>
        </w:trPr>
        <w:tc>
          <w:tcPr>
            <w:tcW w:w="1350" w:type="dxa"/>
            <w:shd w:val="clear" w:color="auto" w:fill="auto"/>
          </w:tcPr>
          <w:p w:rsidR="00A16756" w:rsidRDefault="00A16756" w:rsidP="00F9245F">
            <w:pPr>
              <w:rPr>
                <w:ins w:id="1" w:author="Stephen Beecroft" w:date="2012-10-01T15:27:00Z"/>
              </w:rPr>
            </w:pPr>
            <w:ins w:id="2" w:author="Stephen Beecroft" w:date="2012-10-01T15:27:00Z">
              <w:r>
                <w:t>1.0</w:t>
              </w:r>
            </w:ins>
          </w:p>
        </w:tc>
        <w:tc>
          <w:tcPr>
            <w:tcW w:w="1350" w:type="dxa"/>
            <w:shd w:val="clear" w:color="auto" w:fill="auto"/>
          </w:tcPr>
          <w:p w:rsidR="00A16756" w:rsidRDefault="00A16756" w:rsidP="00F9245F">
            <w:pPr>
              <w:rPr>
                <w:ins w:id="3" w:author="Stephen Beecroft" w:date="2012-10-01T15:27:00Z"/>
              </w:rPr>
            </w:pPr>
            <w:ins w:id="4" w:author="Stephen Beecroft" w:date="2012-10-01T15:27:00Z">
              <w:r>
                <w:t>10/1/2012</w:t>
              </w:r>
            </w:ins>
          </w:p>
        </w:tc>
        <w:tc>
          <w:tcPr>
            <w:tcW w:w="2809" w:type="dxa"/>
            <w:shd w:val="clear" w:color="auto" w:fill="auto"/>
          </w:tcPr>
          <w:p w:rsidR="00A16756" w:rsidRDefault="00A16756" w:rsidP="00F9245F">
            <w:pPr>
              <w:rPr>
                <w:ins w:id="5" w:author="Stephen Beecroft" w:date="2012-10-01T15:27:00Z"/>
              </w:rPr>
            </w:pPr>
            <w:ins w:id="6" w:author="Stephen Beecroft" w:date="2012-10-01T15:27:00Z">
              <w:r>
                <w:t>Stephen Beecroft</w:t>
              </w:r>
            </w:ins>
          </w:p>
        </w:tc>
        <w:tc>
          <w:tcPr>
            <w:tcW w:w="3959" w:type="dxa"/>
            <w:shd w:val="clear" w:color="auto" w:fill="auto"/>
          </w:tcPr>
          <w:p w:rsidR="00A16756" w:rsidRDefault="00A16756" w:rsidP="00F9245F">
            <w:pPr>
              <w:rPr>
                <w:ins w:id="7" w:author="Stephen Beecroft" w:date="2012-10-01T15:27:00Z"/>
              </w:rPr>
            </w:pPr>
            <w:ins w:id="8" w:author="Stephen Beecroft" w:date="2012-10-01T15:27:00Z">
              <w:r>
                <w:t>Reviewed with edits</w:t>
              </w:r>
            </w:ins>
          </w:p>
        </w:tc>
      </w:tr>
      <w:tr w:rsidR="0084730C" w:rsidTr="00F9245F">
        <w:trPr>
          <w:ins w:id="9" w:author="Glenn Curtis" w:date="2012-10-02T15:59:00Z"/>
        </w:trPr>
        <w:tc>
          <w:tcPr>
            <w:tcW w:w="1350" w:type="dxa"/>
            <w:shd w:val="clear" w:color="auto" w:fill="auto"/>
          </w:tcPr>
          <w:p w:rsidR="0084730C" w:rsidRDefault="0084730C" w:rsidP="00F9245F">
            <w:pPr>
              <w:rPr>
                <w:ins w:id="10" w:author="Glenn Curtis" w:date="2012-10-02T15:59:00Z"/>
              </w:rPr>
            </w:pPr>
            <w:ins w:id="11" w:author="Glenn Curtis" w:date="2012-10-02T15:59:00Z">
              <w:r>
                <w:t>1.4</w:t>
              </w:r>
            </w:ins>
          </w:p>
        </w:tc>
        <w:tc>
          <w:tcPr>
            <w:tcW w:w="1350" w:type="dxa"/>
            <w:shd w:val="clear" w:color="auto" w:fill="auto"/>
          </w:tcPr>
          <w:p w:rsidR="0084730C" w:rsidRDefault="0084730C" w:rsidP="00F9245F">
            <w:pPr>
              <w:rPr>
                <w:ins w:id="12" w:author="Glenn Curtis" w:date="2012-10-02T15:59:00Z"/>
              </w:rPr>
            </w:pPr>
            <w:ins w:id="13" w:author="Glenn Curtis" w:date="2012-10-02T15:59:00Z">
              <w:r>
                <w:t>10/2/2012</w:t>
              </w:r>
            </w:ins>
          </w:p>
        </w:tc>
        <w:tc>
          <w:tcPr>
            <w:tcW w:w="2809" w:type="dxa"/>
            <w:shd w:val="clear" w:color="auto" w:fill="auto"/>
          </w:tcPr>
          <w:p w:rsidR="0084730C" w:rsidRDefault="0084730C" w:rsidP="00F9245F">
            <w:pPr>
              <w:rPr>
                <w:ins w:id="14" w:author="Glenn Curtis" w:date="2012-10-02T15:59:00Z"/>
              </w:rPr>
            </w:pPr>
            <w:ins w:id="15" w:author="Glenn Curtis" w:date="2012-10-02T15:59:00Z">
              <w:r>
                <w:t>Glenn Curtis</w:t>
              </w:r>
            </w:ins>
          </w:p>
        </w:tc>
        <w:tc>
          <w:tcPr>
            <w:tcW w:w="3959" w:type="dxa"/>
            <w:shd w:val="clear" w:color="auto" w:fill="auto"/>
          </w:tcPr>
          <w:p w:rsidR="0084730C" w:rsidRDefault="0084730C" w:rsidP="00F9245F">
            <w:pPr>
              <w:rPr>
                <w:ins w:id="16" w:author="Glenn Curtis" w:date="2012-10-02T15:59:00Z"/>
              </w:rPr>
            </w:pPr>
            <w:ins w:id="17" w:author="Glenn Curtis" w:date="2012-10-02T16:00:00Z">
              <w:r>
                <w:t>Updated to reflect xConnect 1.4</w:t>
              </w:r>
            </w:ins>
          </w:p>
        </w:tc>
      </w:tr>
    </w:tbl>
    <w:p w:rsidR="00F9245F" w:rsidRDefault="00F9245F" w:rsidP="00F9245F"/>
    <w:p w:rsidR="00F9245F" w:rsidRDefault="00F9245F" w:rsidP="00F9245F">
      <w:pPr>
        <w:rPr>
          <w:b/>
        </w:rPr>
      </w:pPr>
      <w:r>
        <w:rPr>
          <w:b/>
        </w:rPr>
        <w:t>Document Approvers &amp; Sign-Off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2312"/>
        <w:gridCol w:w="2520"/>
        <w:gridCol w:w="3348"/>
      </w:tblGrid>
      <w:tr w:rsidR="00F9245F" w:rsidTr="00D47853">
        <w:trPr>
          <w:trHeight w:val="224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5F" w:rsidRPr="005F391A" w:rsidRDefault="00F9245F" w:rsidP="00F9245F">
            <w:pPr>
              <w:spacing w:after="200"/>
              <w:rPr>
                <w:rFonts w:asciiTheme="minorHAnsi" w:eastAsiaTheme="minorHAnsi" w:hAnsiTheme="minorHAnsi" w:cstheme="minorBidi"/>
                <w:b/>
                <w:sz w:val="22"/>
              </w:rPr>
            </w:pPr>
            <w:r w:rsidRPr="005F391A">
              <w:rPr>
                <w:b/>
              </w:rPr>
              <w:t>Date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5F" w:rsidRPr="005F391A" w:rsidRDefault="00F9245F" w:rsidP="00F9245F">
            <w:pPr>
              <w:spacing w:after="200"/>
              <w:rPr>
                <w:rFonts w:asciiTheme="minorHAnsi" w:eastAsiaTheme="minorHAnsi" w:hAnsiTheme="minorHAnsi" w:cstheme="minorBidi"/>
                <w:b/>
                <w:sz w:val="22"/>
              </w:rPr>
            </w:pPr>
            <w:r w:rsidRPr="005F391A">
              <w:rPr>
                <w:b/>
              </w:rPr>
              <w:t>Approver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5F" w:rsidRPr="005F391A" w:rsidRDefault="00F9245F" w:rsidP="00F9245F">
            <w:pPr>
              <w:spacing w:after="200"/>
              <w:rPr>
                <w:rFonts w:asciiTheme="minorHAnsi" w:eastAsiaTheme="minorHAnsi" w:hAnsiTheme="minorHAnsi" w:cstheme="minorBidi"/>
                <w:b/>
                <w:sz w:val="22"/>
              </w:rPr>
            </w:pPr>
            <w:r w:rsidRPr="005F391A">
              <w:rPr>
                <w:b/>
              </w:rPr>
              <w:t>Role</w:t>
            </w:r>
          </w:p>
        </w:tc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5F" w:rsidRPr="005F391A" w:rsidRDefault="00F9245F" w:rsidP="00F9245F">
            <w:pPr>
              <w:spacing w:after="200"/>
              <w:rPr>
                <w:rFonts w:asciiTheme="minorHAnsi" w:eastAsiaTheme="minorHAnsi" w:hAnsiTheme="minorHAnsi" w:cstheme="minorBidi"/>
                <w:b/>
                <w:sz w:val="22"/>
              </w:rPr>
            </w:pPr>
            <w:r w:rsidRPr="005F391A">
              <w:rPr>
                <w:b/>
              </w:rPr>
              <w:t>Document Accept/Reject</w:t>
            </w:r>
          </w:p>
        </w:tc>
      </w:tr>
      <w:tr w:rsidR="00F9245F" w:rsidTr="00D47853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5F" w:rsidRPr="002B7AEF" w:rsidRDefault="00F9245F" w:rsidP="00F9245F">
            <w:pPr>
              <w:spacing w:after="200"/>
              <w:rPr>
                <w:rFonts w:asciiTheme="minorHAnsi" w:eastAsiaTheme="minorHAnsi" w:hAnsiTheme="minorHAnsi" w:cstheme="minorBidi"/>
                <w:sz w:val="22"/>
              </w:rPr>
            </w:pPr>
            <w:r>
              <w:t>5/1/2012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5F" w:rsidRPr="002B7AEF" w:rsidRDefault="00F9245F" w:rsidP="00F9245F">
            <w:pPr>
              <w:spacing w:after="200"/>
              <w:rPr>
                <w:rFonts w:asciiTheme="minorHAnsi" w:eastAsiaTheme="minorHAnsi" w:hAnsiTheme="minorHAnsi" w:cstheme="minorBidi"/>
                <w:sz w:val="22"/>
              </w:rPr>
            </w:pPr>
            <w:r>
              <w:t>Ric Merrifield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5F" w:rsidRPr="002B7AEF" w:rsidRDefault="00F9245F" w:rsidP="00F9245F">
            <w:pPr>
              <w:spacing w:after="200"/>
              <w:rPr>
                <w:rFonts w:asciiTheme="minorHAnsi" w:eastAsiaTheme="minorHAnsi" w:hAnsiTheme="minorHAnsi" w:cstheme="minorBidi"/>
                <w:sz w:val="22"/>
              </w:rPr>
            </w:pPr>
            <w:r>
              <w:t>Release Manager</w:t>
            </w:r>
          </w:p>
        </w:tc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45F" w:rsidRPr="002B7AEF" w:rsidRDefault="00F9245F" w:rsidP="00F9245F">
            <w:pPr>
              <w:spacing w:after="200"/>
              <w:rPr>
                <w:rFonts w:asciiTheme="minorHAnsi" w:eastAsiaTheme="minorHAnsi" w:hAnsiTheme="minorHAnsi" w:cstheme="minorBidi"/>
                <w:sz w:val="22"/>
              </w:rPr>
            </w:pPr>
            <w:r>
              <w:t>Accept</w:t>
            </w:r>
          </w:p>
        </w:tc>
      </w:tr>
      <w:tr w:rsidR="00F9245F" w:rsidTr="00D47853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45F" w:rsidRDefault="00F9245F" w:rsidP="00F9245F">
            <w:pPr>
              <w:spacing w:after="200"/>
            </w:pPr>
            <w:r>
              <w:t>5/11/2012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45F" w:rsidRDefault="00F9245F" w:rsidP="00F9245F">
            <w:pPr>
              <w:spacing w:after="200"/>
            </w:pPr>
            <w:r>
              <w:t>John Stiehl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45F" w:rsidRDefault="00F9245F" w:rsidP="00F9245F">
            <w:pPr>
              <w:spacing w:after="200"/>
            </w:pPr>
            <w:r>
              <w:t>Release Manager</w:t>
            </w:r>
          </w:p>
        </w:tc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45F" w:rsidRDefault="00F9245F" w:rsidP="00F9245F">
            <w:pPr>
              <w:spacing w:after="200"/>
            </w:pPr>
            <w:r>
              <w:t>Accept</w:t>
            </w:r>
          </w:p>
        </w:tc>
      </w:tr>
    </w:tbl>
    <w:p w:rsidR="00F9245F" w:rsidRDefault="00F9245F" w:rsidP="00F9245F"/>
    <w:p w:rsidR="00F9245F" w:rsidRPr="005F391A" w:rsidRDefault="00F9245F" w:rsidP="00F9245F">
      <w:pPr>
        <w:pStyle w:val="TableofContents"/>
        <w:rPr>
          <w:rStyle w:val="Strong"/>
          <w:rFonts w:ascii="Verdana" w:hAnsi="Verdana"/>
        </w:rPr>
      </w:pPr>
      <w:r w:rsidRPr="005F391A">
        <w:rPr>
          <w:rStyle w:val="Strong"/>
          <w:rFonts w:ascii="Verdana" w:hAnsi="Verdana"/>
        </w:rPr>
        <w:t>Table of Contents</w:t>
      </w:r>
    </w:p>
    <w:p w:rsidR="0031061A" w:rsidRDefault="00F9245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6875844" w:history="1">
        <w:r w:rsidR="0031061A" w:rsidRPr="0003449A">
          <w:rPr>
            <w:rStyle w:val="Hyperlink"/>
            <w:noProof/>
          </w:rPr>
          <w:t>1 Introduction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_Toc336875844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5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45" w:history="1">
        <w:r w:rsidR="0031061A" w:rsidRPr="0003449A">
          <w:rPr>
            <w:rStyle w:val="Hyperlink"/>
            <w:noProof/>
          </w:rPr>
          <w:t>1.1 Purpose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_Toc336875845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5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46" w:history="1">
        <w:r w:rsidR="0031061A" w:rsidRPr="0003449A">
          <w:rPr>
            <w:rStyle w:val="Hyperlink"/>
            <w:noProof/>
          </w:rPr>
          <w:t>1.2 Scope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_Toc336875846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5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47" w:history="1">
        <w:r w:rsidR="0031061A" w:rsidRPr="0003449A">
          <w:rPr>
            <w:rStyle w:val="Hyperlink"/>
            <w:noProof/>
          </w:rPr>
          <w:t>1.3 Assumptions and Constraints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_Toc336875847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5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48" w:history="1">
        <w:r w:rsidR="0031061A" w:rsidRPr="0003449A">
          <w:rPr>
            <w:rStyle w:val="Hyperlink"/>
            <w:noProof/>
          </w:rPr>
          <w:t>1.4 Definitions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_Toc336875848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5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36875849" w:history="1">
        <w:r w:rsidR="0031061A" w:rsidRPr="0003449A">
          <w:rPr>
            <w:rStyle w:val="Hyperlink"/>
            <w:noProof/>
          </w:rPr>
          <w:t>2 Available Functionality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_Toc336875849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6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0" w:history="1">
        <w:r w:rsidR="0031061A" w:rsidRPr="0003449A">
          <w:rPr>
            <w:rStyle w:val="Hyperlink"/>
            <w:noProof/>
          </w:rPr>
          <w:t>2.1 Location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_Toc336875850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6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1" w:history="1">
        <w:r w:rsidR="0031061A" w:rsidRPr="0003449A">
          <w:rPr>
            <w:rStyle w:val="Hyperlink"/>
            <w:noProof/>
          </w:rPr>
          <w:t>2.1.1 Create Location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_Toc336875851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6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2" w:history="1">
        <w:r w:rsidR="0031061A" w:rsidRPr="0003449A">
          <w:rPr>
            <w:rStyle w:val="Hyperlink"/>
            <w:noProof/>
          </w:rPr>
          <w:t>2.1.2 Edit Location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_Toc336875852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8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3" w:history="1">
        <w:r w:rsidR="0031061A" w:rsidRPr="0003449A">
          <w:rPr>
            <w:rStyle w:val="Hyperlink"/>
            <w:noProof/>
          </w:rPr>
          <w:t>2.1.3 Delete Location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_Toc336875853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9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4" w:history="1">
        <w:r w:rsidR="0031061A" w:rsidRPr="0003449A">
          <w:rPr>
            <w:rStyle w:val="Hyperlink"/>
            <w:noProof/>
          </w:rPr>
          <w:t>2.2 Reader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_Toc336875854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9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5" w:history="1">
        <w:r w:rsidR="0031061A" w:rsidRPr="0003449A">
          <w:rPr>
            <w:rStyle w:val="Hyperlink"/>
            <w:noProof/>
          </w:rPr>
          <w:t>2.2.1 Create Reader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_Toc336875855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10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6" w:history="1">
        <w:r w:rsidR="0031061A" w:rsidRPr="0003449A">
          <w:rPr>
            <w:rStyle w:val="Hyperlink"/>
            <w:noProof/>
          </w:rPr>
          <w:t>2.2.2 Edit Reader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_Toc336875856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11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7" w:history="1">
        <w:r w:rsidR="0031061A" w:rsidRPr="0003449A">
          <w:rPr>
            <w:rStyle w:val="Hyperlink"/>
            <w:noProof/>
          </w:rPr>
          <w:t>2.2.3 Delete Reader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_Toc336875857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13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8" w:history="1">
        <w:r w:rsidR="0031061A" w:rsidRPr="0003449A">
          <w:rPr>
            <w:rStyle w:val="Hyperlink"/>
            <w:noProof/>
          </w:rPr>
          <w:t>2.2.4 Unlink Reader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_Toc336875858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13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59" w:history="1">
        <w:r w:rsidR="0031061A" w:rsidRPr="0003449A">
          <w:rPr>
            <w:rStyle w:val="Hyperlink"/>
            <w:noProof/>
          </w:rPr>
          <w:t>2.2.5 Link Reader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_Toc336875859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14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0" w:history="1">
        <w:r w:rsidR="0031061A" w:rsidRPr="0003449A">
          <w:rPr>
            <w:rStyle w:val="Hyperlink"/>
            <w:noProof/>
          </w:rPr>
          <w:t>2.2.6 Enable Transmit Functionality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_Toc336875860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15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1" w:history="1">
        <w:r w:rsidR="0031061A" w:rsidRPr="0003449A">
          <w:rPr>
            <w:rStyle w:val="Hyperlink"/>
            <w:noProof/>
          </w:rPr>
          <w:t>2.2.7 Disable Transmit Functionality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_Toc336875861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16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2" w:history="1">
        <w:r w:rsidR="0031061A" w:rsidRPr="0003449A">
          <w:rPr>
            <w:rStyle w:val="Hyperlink"/>
            <w:noProof/>
          </w:rPr>
          <w:t>2.2.8 Add Band Transmit Command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_Toc336875862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18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3" w:history="1">
        <w:r w:rsidR="0031061A" w:rsidRPr="0003449A">
          <w:rPr>
            <w:rStyle w:val="Hyperlink"/>
            <w:noProof/>
          </w:rPr>
          <w:t>2.2.9 Remove Band Transmit Command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_Toc336875863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20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4" w:history="1">
        <w:r w:rsidR="0031061A" w:rsidRPr="0003449A">
          <w:rPr>
            <w:rStyle w:val="Hyperlink"/>
            <w:noProof/>
          </w:rPr>
          <w:t>2.3 Subway Diagram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_Toc336875864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21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5" w:history="1">
        <w:r w:rsidR="0031061A" w:rsidRPr="0003449A">
          <w:rPr>
            <w:rStyle w:val="Hyperlink"/>
            <w:noProof/>
          </w:rPr>
          <w:t>2.3.1 Create Subway Diagram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_Toc336875865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22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6" w:history="1">
        <w:r w:rsidR="0031061A" w:rsidRPr="0003449A">
          <w:rPr>
            <w:rStyle w:val="Hyperlink"/>
            <w:noProof/>
          </w:rPr>
          <w:t>2.3.2 Delete Subway Diagram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_Toc336875866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23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7" w:history="1">
        <w:r w:rsidR="0031061A" w:rsidRPr="0003449A">
          <w:rPr>
            <w:rStyle w:val="Hyperlink"/>
            <w:noProof/>
          </w:rPr>
          <w:t>2.3.3 Delete Grid Item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_Toc336875867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23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8" w:history="1">
        <w:r w:rsidR="0031061A" w:rsidRPr="0003449A">
          <w:rPr>
            <w:rStyle w:val="Hyperlink"/>
            <w:noProof/>
          </w:rPr>
          <w:t>2.3.4 Add Background Image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_Toc336875868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24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69" w:history="1">
        <w:r w:rsidR="0031061A" w:rsidRPr="0003449A">
          <w:rPr>
            <w:rStyle w:val="Hyperlink"/>
            <w:noProof/>
          </w:rPr>
          <w:t>2.3.5 Remove Background Image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_Toc336875869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25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70" w:history="1">
        <w:r w:rsidR="0031061A" w:rsidRPr="0003449A">
          <w:rPr>
            <w:rStyle w:val="Hyperlink"/>
            <w:noProof/>
          </w:rPr>
          <w:t>2.3.6 Show Subway Diagram on Facility View Page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_Toc336875870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25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71" w:history="1">
        <w:r w:rsidR="0031061A" w:rsidRPr="0003449A">
          <w:rPr>
            <w:rStyle w:val="Hyperlink"/>
            <w:noProof/>
          </w:rPr>
          <w:t>2.3.7 Hide Subway Diagram on Facility View Page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_Toc336875871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25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72" w:history="1">
        <w:r w:rsidR="0031061A" w:rsidRPr="0003449A">
          <w:rPr>
            <w:rStyle w:val="Hyperlink"/>
            <w:noProof/>
          </w:rPr>
          <w:t>2.4 Observe Guest Moving Through Attraction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_Toc336875872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26</w:t>
        </w:r>
        <w:r w:rsidR="0031061A">
          <w:rPr>
            <w:noProof/>
            <w:webHidden/>
          </w:rPr>
          <w:fldChar w:fldCharType="end"/>
        </w:r>
      </w:hyperlink>
    </w:p>
    <w:p w:rsidR="0031061A" w:rsidRDefault="00E410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336875873" w:history="1">
        <w:r w:rsidR="0031061A" w:rsidRPr="0003449A">
          <w:rPr>
            <w:rStyle w:val="Hyperlink"/>
            <w:noProof/>
          </w:rPr>
          <w:t>2.5 Observe Guest Queue Simulation</w:t>
        </w:r>
        <w:r w:rsidR="0031061A">
          <w:rPr>
            <w:noProof/>
            <w:webHidden/>
          </w:rPr>
          <w:tab/>
        </w:r>
        <w:r w:rsidR="0031061A">
          <w:rPr>
            <w:noProof/>
            <w:webHidden/>
          </w:rPr>
          <w:fldChar w:fldCharType="begin"/>
        </w:r>
        <w:r w:rsidR="0031061A">
          <w:rPr>
            <w:noProof/>
            <w:webHidden/>
          </w:rPr>
          <w:instrText xml:space="preserve"> PAGEREF _Toc336875873 \h </w:instrText>
        </w:r>
        <w:r w:rsidR="0031061A">
          <w:rPr>
            <w:noProof/>
            <w:webHidden/>
          </w:rPr>
        </w:r>
        <w:r w:rsidR="0031061A">
          <w:rPr>
            <w:noProof/>
            <w:webHidden/>
          </w:rPr>
          <w:fldChar w:fldCharType="separate"/>
        </w:r>
        <w:r w:rsidR="0031061A">
          <w:rPr>
            <w:noProof/>
            <w:webHidden/>
          </w:rPr>
          <w:t>26</w:t>
        </w:r>
        <w:r w:rsidR="0031061A">
          <w:rPr>
            <w:noProof/>
            <w:webHidden/>
          </w:rPr>
          <w:fldChar w:fldCharType="end"/>
        </w:r>
      </w:hyperlink>
    </w:p>
    <w:p w:rsidR="00F9245F" w:rsidRDefault="00F9245F" w:rsidP="00F9245F">
      <w:r>
        <w:fldChar w:fldCharType="end"/>
      </w:r>
    </w:p>
    <w:p w:rsidR="00F9245F" w:rsidRDefault="00F9245F" w:rsidP="00F9245F">
      <w:pPr>
        <w:spacing w:after="0" w:line="240" w:lineRule="auto"/>
      </w:pPr>
      <w:r>
        <w:br w:type="page"/>
      </w:r>
    </w:p>
    <w:p w:rsidR="00F9245F" w:rsidRDefault="00F9245F" w:rsidP="00F9245F">
      <w:pPr>
        <w:pStyle w:val="Heading1"/>
      </w:pPr>
      <w:bookmarkStart w:id="18" w:name="_Toc336875844"/>
      <w:r>
        <w:t>Introduction</w:t>
      </w:r>
      <w:bookmarkEnd w:id="18"/>
    </w:p>
    <w:p w:rsidR="00F9245F" w:rsidRPr="00C12077" w:rsidRDefault="00F9245F" w:rsidP="00F9245F">
      <w:r>
        <w:t xml:space="preserve">Please note that throughout this document page names are highlighted in </w:t>
      </w:r>
      <w:r w:rsidRPr="00C12077">
        <w:rPr>
          <w:b/>
        </w:rPr>
        <w:t>bold</w:t>
      </w:r>
      <w:r>
        <w:t xml:space="preserve"> while page element names are in </w:t>
      </w:r>
      <w:r w:rsidRPr="00C12077">
        <w:rPr>
          <w:i/>
        </w:rPr>
        <w:t>italic</w:t>
      </w:r>
      <w:r>
        <w:t>.</w:t>
      </w:r>
    </w:p>
    <w:p w:rsidR="00F9245F" w:rsidRDefault="00F9245F" w:rsidP="00F9245F">
      <w:pPr>
        <w:pStyle w:val="Heading2"/>
      </w:pPr>
      <w:bookmarkStart w:id="19" w:name="_Toc336875845"/>
      <w:r>
        <w:t>Purpose</w:t>
      </w:r>
      <w:bookmarkEnd w:id="19"/>
    </w:p>
    <w:p w:rsidR="00F9245F" w:rsidRPr="003860E4" w:rsidRDefault="00F9245F" w:rsidP="00F9245F">
      <w:pPr>
        <w:ind w:left="360"/>
      </w:pPr>
      <w:r>
        <w:t>This document describes functionality available in xBRC UI.</w:t>
      </w:r>
    </w:p>
    <w:p w:rsidR="00F9245F" w:rsidRDefault="00F9245F" w:rsidP="00F9245F">
      <w:pPr>
        <w:pStyle w:val="Heading2"/>
      </w:pPr>
      <w:bookmarkStart w:id="20" w:name="_Toc336875846"/>
      <w:r>
        <w:t>Scope</w:t>
      </w:r>
      <w:bookmarkEnd w:id="20"/>
    </w:p>
    <w:p w:rsidR="00F9245F" w:rsidRDefault="00F9245F" w:rsidP="00F9245F">
      <w:pPr>
        <w:pStyle w:val="H2Body"/>
        <w:rPr>
          <w:rFonts w:cs="Arial"/>
          <w:szCs w:val="20"/>
          <w:shd w:val="clear" w:color="auto" w:fill="FFFFFF"/>
        </w:rPr>
      </w:pPr>
      <w:r>
        <w:t xml:space="preserve">All xBRC UI screens are accessible </w:t>
      </w:r>
      <w:r w:rsidRPr="008E0FD9">
        <w:t>from</w:t>
      </w:r>
      <w:r>
        <w:t xml:space="preserve"> the xBRC UI </w:t>
      </w:r>
      <w:r w:rsidRPr="00377F41">
        <w:rPr>
          <w:b/>
        </w:rPr>
        <w:t>Home Page</w:t>
      </w:r>
      <w:r w:rsidRPr="008E0FD9">
        <w:t xml:space="preserve"> </w:t>
      </w:r>
      <w:hyperlink r:id="rId12" w:history="1">
        <w:r w:rsidRPr="00CE4C14">
          <w:rPr>
            <w:rStyle w:val="Hyperlink"/>
          </w:rPr>
          <w:t>http://</w:t>
        </w:r>
        <w:r w:rsidRPr="00CE4C14">
          <w:rPr>
            <w:rStyle w:val="Hyperlink"/>
            <w:rFonts w:cs="Arial"/>
            <w:szCs w:val="20"/>
            <w:shd w:val="clear" w:color="auto" w:fill="FFFFFF"/>
          </w:rPr>
          <w:t>xBRC_IP:8090/UI</w:t>
        </w:r>
      </w:hyperlink>
    </w:p>
    <w:p w:rsidR="00F9245F" w:rsidRDefault="00F9245F" w:rsidP="00F9245F">
      <w:pPr>
        <w:pStyle w:val="H2Body"/>
      </w:pPr>
      <w:r>
        <w:rPr>
          <w:noProof/>
        </w:rPr>
        <w:drawing>
          <wp:inline distT="0" distB="0" distL="0" distR="0" wp14:anchorId="0E3C6E63" wp14:editId="3F637600">
            <wp:extent cx="5746562" cy="3062377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259" cy="30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firstLine="36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</w:t>
      </w:r>
      <w:r w:rsidR="00E41004">
        <w:rPr>
          <w:noProof/>
        </w:rPr>
        <w:fldChar w:fldCharType="end"/>
      </w:r>
      <w:r>
        <w:t>: xBRC UI Home Page</w:t>
      </w:r>
    </w:p>
    <w:p w:rsidR="00F9245F" w:rsidRDefault="00F9245F" w:rsidP="00F9245F">
      <w:pPr>
        <w:pStyle w:val="Heading2"/>
      </w:pPr>
      <w:bookmarkStart w:id="21" w:name="_Toc336875847"/>
      <w:r>
        <w:t>Assumptions and Constraints</w:t>
      </w:r>
      <w:bookmarkEnd w:id="21"/>
    </w:p>
    <w:p w:rsidR="00F9245F" w:rsidRPr="00D52937" w:rsidRDefault="00F9245F" w:rsidP="00F9245F">
      <w:pPr>
        <w:pStyle w:val="H2Body"/>
      </w:pPr>
      <w:r>
        <w:t>For the first version of this application Mozilla Firefox is the recommended browser.</w:t>
      </w:r>
    </w:p>
    <w:p w:rsidR="00F9245F" w:rsidRDefault="00F9245F" w:rsidP="00F9245F">
      <w:pPr>
        <w:pStyle w:val="Heading2"/>
      </w:pPr>
      <w:bookmarkStart w:id="22" w:name="_Toc336875848"/>
      <w:r>
        <w:t>Definitions</w:t>
      </w:r>
      <w:bookmarkEnd w:id="22"/>
    </w:p>
    <w:tbl>
      <w:tblPr>
        <w:tblStyle w:val="TableGrid"/>
        <w:tblW w:w="0" w:type="auto"/>
        <w:tblInd w:w="36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168"/>
        <w:gridCol w:w="6048"/>
      </w:tblGrid>
      <w:tr w:rsidR="00F9245F" w:rsidTr="007C14CC">
        <w:tc>
          <w:tcPr>
            <w:tcW w:w="3168" w:type="dxa"/>
            <w:shd w:val="clear" w:color="auto" w:fill="B8CCE4" w:themeFill="accent1" w:themeFillTint="66"/>
          </w:tcPr>
          <w:p w:rsidR="00F9245F" w:rsidRPr="00A0472D" w:rsidRDefault="00F9245F" w:rsidP="00F9245F">
            <w:pPr>
              <w:rPr>
                <w:b/>
              </w:rPr>
            </w:pPr>
            <w:r>
              <w:rPr>
                <w:b/>
              </w:rPr>
              <w:t>Terms</w:t>
            </w:r>
          </w:p>
        </w:tc>
        <w:tc>
          <w:tcPr>
            <w:tcW w:w="6048" w:type="dxa"/>
            <w:shd w:val="clear" w:color="auto" w:fill="B8CCE4" w:themeFill="accent1" w:themeFillTint="66"/>
          </w:tcPr>
          <w:p w:rsidR="00F9245F" w:rsidRPr="00A0472D" w:rsidRDefault="00F9245F" w:rsidP="00F9245F">
            <w:pPr>
              <w:rPr>
                <w:b/>
              </w:rPr>
            </w:pPr>
            <w:r w:rsidRPr="00A0472D">
              <w:rPr>
                <w:b/>
              </w:rPr>
              <w:t>Definition</w:t>
            </w:r>
          </w:p>
        </w:tc>
      </w:tr>
      <w:tr w:rsidR="00F9245F" w:rsidTr="007C14CC">
        <w:tc>
          <w:tcPr>
            <w:tcW w:w="3168" w:type="dxa"/>
          </w:tcPr>
          <w:p w:rsidR="00F9245F" w:rsidRDefault="00F9245F" w:rsidP="00F9245F">
            <w:r>
              <w:t>xBRC</w:t>
            </w:r>
          </w:p>
        </w:tc>
        <w:tc>
          <w:tcPr>
            <w:tcW w:w="6048" w:type="dxa"/>
          </w:tcPr>
          <w:p w:rsidR="00F9245F" w:rsidRDefault="00F9245F" w:rsidP="00F9245F">
            <w:r>
              <w:t>xBand Reader Controller</w:t>
            </w:r>
          </w:p>
        </w:tc>
      </w:tr>
      <w:tr w:rsidR="00F9245F" w:rsidTr="007C14CC">
        <w:tc>
          <w:tcPr>
            <w:tcW w:w="3168" w:type="dxa"/>
          </w:tcPr>
          <w:p w:rsidR="00F9245F" w:rsidRDefault="00F9245F" w:rsidP="00F9245F">
            <w:r>
              <w:t>unassigned readers’ bucket</w:t>
            </w:r>
          </w:p>
        </w:tc>
        <w:tc>
          <w:tcPr>
            <w:tcW w:w="6048" w:type="dxa"/>
          </w:tcPr>
          <w:p w:rsidR="00F9245F" w:rsidRDefault="00F9245F" w:rsidP="00F9245F">
            <w:r>
              <w:t>Set of readers that are not assigned to any location.</w:t>
            </w:r>
          </w:p>
        </w:tc>
      </w:tr>
      <w:tr w:rsidR="00F9245F" w:rsidTr="007C14CC">
        <w:tc>
          <w:tcPr>
            <w:tcW w:w="3168" w:type="dxa"/>
          </w:tcPr>
          <w:p w:rsidR="00F9245F" w:rsidRDefault="00F9245F" w:rsidP="00F9245F">
            <w:r>
              <w:t>Grid items</w:t>
            </w:r>
          </w:p>
        </w:tc>
        <w:tc>
          <w:tcPr>
            <w:tcW w:w="6048" w:type="dxa"/>
          </w:tcPr>
          <w:p w:rsidR="00F9245F" w:rsidRDefault="00F9245F" w:rsidP="00F9245F">
            <w:r>
              <w:t>Location and path elements available in the toolbox on the Facility Design page.</w:t>
            </w:r>
          </w:p>
        </w:tc>
      </w:tr>
    </w:tbl>
    <w:p w:rsidR="00F9245F" w:rsidRDefault="00F9245F" w:rsidP="00F9245F">
      <w:pPr>
        <w:pStyle w:val="Heading1"/>
      </w:pPr>
      <w:r>
        <w:br w:type="page"/>
      </w:r>
      <w:bookmarkStart w:id="23" w:name="_Toc336875849"/>
      <w:r>
        <w:t>Available Functionality</w:t>
      </w:r>
      <w:bookmarkEnd w:id="23"/>
    </w:p>
    <w:p w:rsidR="00F9245F" w:rsidRDefault="00F9245F" w:rsidP="00F9245F">
      <w:pPr>
        <w:pStyle w:val="Heading2"/>
      </w:pPr>
      <w:bookmarkStart w:id="24" w:name="_Toc336875850"/>
      <w:r>
        <w:t>Location</w:t>
      </w:r>
      <w:bookmarkEnd w:id="24"/>
    </w:p>
    <w:p w:rsidR="00F9245F" w:rsidRDefault="00F9245F" w:rsidP="00F9245F">
      <w:pPr>
        <w:pStyle w:val="H2Body"/>
      </w:pPr>
      <w:r>
        <w:t xml:space="preserve">All functionality related to Locations is accessible from the </w:t>
      </w:r>
      <w:r w:rsidRPr="00377F41">
        <w:rPr>
          <w:b/>
        </w:rPr>
        <w:t>Location Editor</w:t>
      </w:r>
      <w:r>
        <w:t xml:space="preserve"> page</w:t>
      </w:r>
      <w:ins w:id="25" w:author="Stephen Beecroft" w:date="2012-10-01T15:28:00Z">
        <w:r w:rsidR="00A16756">
          <w:t>,</w:t>
        </w:r>
      </w:ins>
      <w:r>
        <w:t xml:space="preserve"> reachable from the </w:t>
      </w:r>
      <w:r w:rsidRPr="00377F41">
        <w:rPr>
          <w:b/>
        </w:rPr>
        <w:t>Home Page</w:t>
      </w:r>
      <w:r>
        <w:t>.</w:t>
      </w:r>
    </w:p>
    <w:p w:rsidR="00F9245F" w:rsidRDefault="00F9245F" w:rsidP="00915096">
      <w:pPr>
        <w:pStyle w:val="Body"/>
      </w:pPr>
      <w:r>
        <w:rPr>
          <w:noProof/>
        </w:rPr>
        <w:drawing>
          <wp:inline distT="0" distB="0" distL="0" distR="0" wp14:anchorId="65B2B404" wp14:editId="13B0EB60">
            <wp:extent cx="5649438" cy="301061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2090" cy="30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A16756">
      <w:pPr>
        <w:pStyle w:val="Caption"/>
        <w:ind w:firstLine="36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</w:t>
      </w:r>
      <w:r w:rsidR="00E41004">
        <w:rPr>
          <w:noProof/>
        </w:rPr>
        <w:fldChar w:fldCharType="end"/>
      </w:r>
      <w:r>
        <w:t>: Location Editor Page</w:t>
      </w:r>
    </w:p>
    <w:p w:rsidR="00F9245F" w:rsidRDefault="00F9245F" w:rsidP="00F9245F">
      <w:pPr>
        <w:pStyle w:val="Heading3"/>
      </w:pPr>
      <w:bookmarkStart w:id="26" w:name="_Create_Location"/>
      <w:bookmarkStart w:id="27" w:name="_Toc336875851"/>
      <w:bookmarkEnd w:id="26"/>
      <w:r>
        <w:t>Create Location</w:t>
      </w:r>
      <w:bookmarkEnd w:id="27"/>
    </w:p>
    <w:p w:rsidR="00F9245F" w:rsidRDefault="00F9245F" w:rsidP="00F9245F">
      <w:pPr>
        <w:pStyle w:val="ListParagraph"/>
      </w:pPr>
      <w:r>
        <w:t xml:space="preserve">Navigate to the </w:t>
      </w:r>
      <w:r w:rsidRPr="00DA3069">
        <w:rPr>
          <w:b/>
        </w:rPr>
        <w:t>Location Editor</w:t>
      </w:r>
      <w:r>
        <w:t xml:space="preserve"> page. </w:t>
      </w:r>
    </w:p>
    <w:p w:rsidR="00F9245F" w:rsidRDefault="00F9245F" w:rsidP="00F9245F">
      <w:pPr>
        <w:pStyle w:val="ListParagraph"/>
      </w:pPr>
      <w:r>
        <w:t xml:space="preserve">Click </w:t>
      </w:r>
      <w:r w:rsidRPr="00915096">
        <w:rPr>
          <w:b/>
        </w:rPr>
        <w:t>Create New Location</w:t>
      </w:r>
      <w:r>
        <w:t xml:space="preserve">. You will be taken to the </w:t>
      </w:r>
      <w:r w:rsidRPr="006F03AD">
        <w:rPr>
          <w:b/>
        </w:rPr>
        <w:t>New Location</w:t>
      </w:r>
      <w:r>
        <w:t xml:space="preserve"> page.</w:t>
      </w:r>
    </w:p>
    <w:p w:rsidR="00F9245F" w:rsidRDefault="00F9245F" w:rsidP="00915096">
      <w:pPr>
        <w:pStyle w:val="Body"/>
      </w:pPr>
      <w:r>
        <w:rPr>
          <w:noProof/>
        </w:rPr>
        <w:drawing>
          <wp:inline distT="0" distB="0" distL="0" distR="0" wp14:anchorId="05428743" wp14:editId="644BD075">
            <wp:extent cx="5419725" cy="302739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A16756">
      <w:pPr>
        <w:pStyle w:val="Caption"/>
        <w:ind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3</w:t>
      </w:r>
      <w:r w:rsidR="00E41004">
        <w:rPr>
          <w:noProof/>
        </w:rPr>
        <w:fldChar w:fldCharType="end"/>
      </w:r>
      <w:r>
        <w:t>: New Location Page</w:t>
      </w:r>
    </w:p>
    <w:p w:rsidR="00F9245F" w:rsidRDefault="00F9245F" w:rsidP="00F9245F">
      <w:pPr>
        <w:pStyle w:val="ListParagraph"/>
      </w:pPr>
      <w:r>
        <w:t>Provide the following values:</w:t>
      </w:r>
    </w:p>
    <w:tbl>
      <w:tblPr>
        <w:tblStyle w:val="TableGrid"/>
        <w:tblW w:w="0" w:type="auto"/>
        <w:tblInd w:w="144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898"/>
        <w:gridCol w:w="5238"/>
      </w:tblGrid>
      <w:tr w:rsidR="00F9245F" w:rsidTr="00F9245F">
        <w:tc>
          <w:tcPr>
            <w:tcW w:w="2898" w:type="dxa"/>
            <w:shd w:val="clear" w:color="auto" w:fill="B8CCE4" w:themeFill="accent1" w:themeFillTint="66"/>
          </w:tcPr>
          <w:p w:rsidR="00F9245F" w:rsidRPr="00890C3E" w:rsidRDefault="00F9245F" w:rsidP="00F9245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890C3E">
              <w:rPr>
                <w:b/>
              </w:rPr>
              <w:t>Field</w:t>
            </w:r>
          </w:p>
        </w:tc>
        <w:tc>
          <w:tcPr>
            <w:tcW w:w="5238" w:type="dxa"/>
            <w:shd w:val="clear" w:color="auto" w:fill="B8CCE4" w:themeFill="accent1" w:themeFillTint="66"/>
          </w:tcPr>
          <w:p w:rsidR="00F9245F" w:rsidRPr="00890C3E" w:rsidRDefault="00F9245F" w:rsidP="00F9245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890C3E">
              <w:rPr>
                <w:b/>
              </w:rPr>
              <w:t>Description</w:t>
            </w:r>
          </w:p>
        </w:tc>
      </w:tr>
      <w:tr w:rsidR="00F9245F" w:rsidTr="00F9245F">
        <w:tc>
          <w:tcPr>
            <w:tcW w:w="289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Location Name</w:t>
            </w:r>
          </w:p>
        </w:tc>
        <w:tc>
          <w:tcPr>
            <w:tcW w:w="523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Alphanumeric string.</w:t>
            </w:r>
          </w:p>
        </w:tc>
      </w:tr>
      <w:tr w:rsidR="00F9245F" w:rsidTr="00F9245F">
        <w:trPr>
          <w:trHeight w:val="395"/>
        </w:trPr>
        <w:tc>
          <w:tcPr>
            <w:tcW w:w="289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Location Type</w:t>
            </w:r>
          </w:p>
        </w:tc>
        <w:tc>
          <w:tcPr>
            <w:tcW w:w="523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Select appropriate type from the dropdown list.</w:t>
            </w:r>
          </w:p>
        </w:tc>
      </w:tr>
      <w:tr w:rsidR="00F9245F" w:rsidTr="00F9245F">
        <w:tc>
          <w:tcPr>
            <w:tcW w:w="289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Section</w:t>
            </w:r>
          </w:p>
        </w:tc>
        <w:tc>
          <w:tcPr>
            <w:tcW w:w="523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 xml:space="preserve">Required by GXP. If missing, DAP UI will not display this location. Venue id can be used, but any integer can also be used. </w:t>
            </w:r>
          </w:p>
        </w:tc>
      </w:tr>
      <w:tr w:rsidR="00F9245F" w:rsidTr="00F9245F">
        <w:tc>
          <w:tcPr>
            <w:tcW w:w="289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Select Type of Tap ID to Use</w:t>
            </w:r>
          </w:p>
        </w:tc>
        <w:tc>
          <w:tcPr>
            <w:tcW w:w="523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Type selected is communicated to xTP readers that use it to decide which ID to read off of a RFID media.</w:t>
            </w:r>
          </w:p>
        </w:tc>
      </w:tr>
      <w:tr w:rsidR="00F9245F" w:rsidTr="00F9245F">
        <w:tc>
          <w:tcPr>
            <w:tcW w:w="289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Success light sequence and timeout</w:t>
            </w:r>
          </w:p>
        </w:tc>
        <w:tc>
          <w:tcPr>
            <w:tcW w:w="523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Selecting the combination of lights and sounds to play on successful tap and for how long.</w:t>
            </w:r>
          </w:p>
        </w:tc>
      </w:tr>
      <w:tr w:rsidR="00F9245F" w:rsidTr="00F9245F">
        <w:tc>
          <w:tcPr>
            <w:tcW w:w="289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Failure light sequence and timeout</w:t>
            </w:r>
          </w:p>
        </w:tc>
        <w:tc>
          <w:tcPr>
            <w:tcW w:w="523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Selecting the combination of lights and sounds to play when a tap is rejected and for how long.</w:t>
            </w:r>
          </w:p>
        </w:tc>
      </w:tr>
      <w:tr w:rsidR="00F9245F" w:rsidTr="00F9245F">
        <w:tc>
          <w:tcPr>
            <w:tcW w:w="289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Error light sequence and timeout</w:t>
            </w:r>
          </w:p>
        </w:tc>
        <w:tc>
          <w:tcPr>
            <w:tcW w:w="523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Selecting the combination of lights and sounds to play on error and for how long.</w:t>
            </w:r>
          </w:p>
        </w:tc>
      </w:tr>
      <w:tr w:rsidR="00F9245F" w:rsidTr="00F9245F">
        <w:tc>
          <w:tcPr>
            <w:tcW w:w="289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>
              <w:rPr>
                <w:i/>
              </w:rPr>
              <w:t>Idle light sequence</w:t>
            </w:r>
          </w:p>
        </w:tc>
        <w:tc>
          <w:tcPr>
            <w:tcW w:w="523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Selecting the combination of lights and sounds to play continuously. Idle sequence is interrupted only by tap sequences.</w:t>
            </w:r>
          </w:p>
        </w:tc>
      </w:tr>
    </w:tbl>
    <w:p w:rsidR="00F9245F" w:rsidRDefault="00F9245F" w:rsidP="00F9245F">
      <w:pPr>
        <w:ind w:left="1080"/>
      </w:pPr>
    </w:p>
    <w:p w:rsidR="00F9245F" w:rsidRDefault="00F9245F" w:rsidP="00F9245F">
      <w:pPr>
        <w:pStyle w:val="ListParagraph"/>
      </w:pPr>
      <w:r w:rsidRPr="005C4724">
        <w:t xml:space="preserve">Click </w:t>
      </w:r>
      <w:r w:rsidRPr="00915096">
        <w:rPr>
          <w:b/>
        </w:rPr>
        <w:t>Save Location</w:t>
      </w:r>
      <w:r>
        <w:t xml:space="preserve">. You will be taken back to the </w:t>
      </w:r>
      <w:r w:rsidRPr="005C4724">
        <w:rPr>
          <w:b/>
        </w:rPr>
        <w:t>Location Editor</w:t>
      </w:r>
      <w:r>
        <w:t xml:space="preserve"> page and your new location will be saved in the database.</w:t>
      </w:r>
    </w:p>
    <w:p w:rsidR="00F9245F" w:rsidRDefault="00F9245F" w:rsidP="00F9245F">
      <w:pPr>
        <w:pStyle w:val="ListParagraph"/>
      </w:pPr>
      <w:r>
        <w:t xml:space="preserve">Click </w:t>
      </w:r>
      <w:r w:rsidRPr="00915096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synchronize its state with the database.</w:t>
      </w:r>
    </w:p>
    <w:p w:rsidR="00F9245F" w:rsidRDefault="00F9245F" w:rsidP="00F9245F">
      <w:pPr>
        <w:pStyle w:val="Heading3"/>
      </w:pPr>
      <w:bookmarkStart w:id="28" w:name="_Toc333822187"/>
      <w:bookmarkStart w:id="29" w:name="_Toc336875852"/>
      <w:bookmarkEnd w:id="28"/>
      <w:r>
        <w:t>Edit Location</w:t>
      </w:r>
      <w:bookmarkEnd w:id="29"/>
    </w:p>
    <w:p w:rsidR="00F9245F" w:rsidRDefault="00F9245F" w:rsidP="00F9245F">
      <w:pPr>
        <w:pStyle w:val="ListParagraph"/>
        <w:numPr>
          <w:ilvl w:val="0"/>
          <w:numId w:val="5"/>
        </w:numPr>
      </w:pPr>
      <w:r>
        <w:t xml:space="preserve">Navigate to the </w:t>
      </w:r>
      <w:r w:rsidRPr="00230EE8">
        <w:rPr>
          <w:b/>
        </w:rPr>
        <w:t>Location Editor</w:t>
      </w:r>
      <w:r>
        <w:t xml:space="preserve"> page. </w:t>
      </w:r>
    </w:p>
    <w:p w:rsidR="00F9245F" w:rsidRDefault="00F9245F" w:rsidP="00F9245F">
      <w:pPr>
        <w:pStyle w:val="ListParagraph"/>
      </w:pPr>
      <w:r>
        <w:t xml:space="preserve">Select the location you wish to edit from the </w:t>
      </w:r>
      <w:r w:rsidRPr="00FD1F52">
        <w:rPr>
          <w:i/>
        </w:rPr>
        <w:t>accordion menu</w:t>
      </w:r>
      <w:r>
        <w:t xml:space="preserve"> on the right. The selected locations edit form will be loaded.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B88FE68" wp14:editId="6194B6D1">
            <wp:extent cx="4972050" cy="29608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9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4</w:t>
      </w:r>
      <w:r w:rsidR="00E41004">
        <w:rPr>
          <w:noProof/>
        </w:rPr>
        <w:fldChar w:fldCharType="end"/>
      </w:r>
      <w:r>
        <w:t>: Edit Location Page</w:t>
      </w:r>
    </w:p>
    <w:p w:rsidR="00F9245F" w:rsidRDefault="00F9245F" w:rsidP="00F9245F">
      <w:pPr>
        <w:pStyle w:val="ListParagraph"/>
      </w:pPr>
      <w:r>
        <w:t xml:space="preserve">Make your changes. Refer to </w:t>
      </w:r>
      <w:hyperlink w:anchor="_Create_Location" w:history="1">
        <w:r w:rsidRPr="005D62CD">
          <w:rPr>
            <w:rStyle w:val="Hyperlink"/>
          </w:rPr>
          <w:t>Create Location</w:t>
        </w:r>
      </w:hyperlink>
      <w:r>
        <w:t xml:space="preserve"> for descriptions of all these fields.</w:t>
      </w:r>
    </w:p>
    <w:p w:rsidR="00F9245F" w:rsidRDefault="00F9245F" w:rsidP="00F9245F">
      <w:pPr>
        <w:pStyle w:val="ListParagraph"/>
      </w:pPr>
      <w:r w:rsidRPr="005C4724">
        <w:t xml:space="preserve">Click </w:t>
      </w:r>
      <w:r w:rsidRPr="00915096">
        <w:rPr>
          <w:b/>
        </w:rPr>
        <w:t>Save Location</w:t>
      </w:r>
      <w:r>
        <w:t>. Your change will be saved in the database.</w:t>
      </w:r>
    </w:p>
    <w:p w:rsidR="00F9245F" w:rsidRDefault="00F9245F" w:rsidP="00F9245F">
      <w:pPr>
        <w:pStyle w:val="ListParagraph"/>
      </w:pPr>
      <w:r>
        <w:t xml:space="preserve">Click </w:t>
      </w:r>
      <w:r w:rsidRPr="00915096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synchronize its state with the database.</w:t>
      </w:r>
    </w:p>
    <w:p w:rsidR="00F9245F" w:rsidRDefault="00F9245F" w:rsidP="00F9245F">
      <w:pPr>
        <w:spacing w:after="0" w:line="240" w:lineRule="auto"/>
      </w:pPr>
      <w:r>
        <w:br w:type="page"/>
      </w:r>
    </w:p>
    <w:p w:rsidR="00F9245F" w:rsidRDefault="00F9245F" w:rsidP="00F9245F">
      <w:pPr>
        <w:pStyle w:val="Heading3"/>
      </w:pPr>
      <w:bookmarkStart w:id="30" w:name="_Toc333822189"/>
      <w:bookmarkStart w:id="31" w:name="_Toc336875853"/>
      <w:bookmarkEnd w:id="30"/>
      <w:r>
        <w:t>Delete Location</w:t>
      </w:r>
      <w:bookmarkEnd w:id="31"/>
    </w:p>
    <w:p w:rsidR="00F9245F" w:rsidRPr="00DB7E2B" w:rsidRDefault="00F9245F" w:rsidP="00F9245F">
      <w:pPr>
        <w:pStyle w:val="H3Body"/>
      </w:pPr>
      <w:r>
        <w:t>When location is deleted, all readers previously associated with that location are moved to the unassigned readers’ bucket and all grid items associated with that location are deleted.</w:t>
      </w:r>
    </w:p>
    <w:p w:rsidR="00F9245F" w:rsidRDefault="00F9245F" w:rsidP="006B163F">
      <w:pPr>
        <w:pStyle w:val="ListParagraph"/>
        <w:numPr>
          <w:ilvl w:val="0"/>
          <w:numId w:val="10"/>
        </w:numPr>
      </w:pPr>
      <w:r>
        <w:t xml:space="preserve">Navigate to the </w:t>
      </w:r>
      <w:r w:rsidRPr="007C14CC">
        <w:rPr>
          <w:b/>
        </w:rPr>
        <w:t>Location Editor</w:t>
      </w:r>
      <w:r>
        <w:t xml:space="preserve"> page. </w:t>
      </w:r>
    </w:p>
    <w:p w:rsidR="00F9245F" w:rsidRDefault="00F9245F" w:rsidP="00F9245F">
      <w:pPr>
        <w:pStyle w:val="ListParagraph"/>
      </w:pPr>
      <w:r>
        <w:t xml:space="preserve">Select the location you wish to edit from the </w:t>
      </w:r>
      <w:r w:rsidRPr="00FD1F52">
        <w:rPr>
          <w:i/>
        </w:rPr>
        <w:t>accordion menu</w:t>
      </w:r>
      <w:r>
        <w:t xml:space="preserve"> on the right. The selected location’s edit form will be loaded.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136645E" wp14:editId="3EB527F7">
            <wp:extent cx="4984448" cy="30194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448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5</w:t>
      </w:r>
      <w:r w:rsidR="00E41004">
        <w:rPr>
          <w:noProof/>
        </w:rPr>
        <w:fldChar w:fldCharType="end"/>
      </w:r>
      <w:r>
        <w:t>: Edit Location Page-Delete Location</w:t>
      </w:r>
    </w:p>
    <w:p w:rsidR="00F9245F" w:rsidRDefault="00F9245F" w:rsidP="00F9245F">
      <w:pPr>
        <w:pStyle w:val="ListParagraph"/>
      </w:pPr>
      <w:r>
        <w:t xml:space="preserve">Click </w:t>
      </w:r>
      <w:r w:rsidRPr="00915096">
        <w:rPr>
          <w:b/>
        </w:rPr>
        <w:t>Delete This Location</w:t>
      </w:r>
      <w:r>
        <w:t>. Your change will be saved in the database.</w:t>
      </w:r>
    </w:p>
    <w:p w:rsidR="00F9245F" w:rsidRDefault="00F9245F" w:rsidP="00F9245F">
      <w:pPr>
        <w:pStyle w:val="ListParagraph"/>
      </w:pPr>
      <w:r>
        <w:t xml:space="preserve">Click </w:t>
      </w:r>
      <w:r w:rsidRPr="00915096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synchronize its state with the database.</w:t>
      </w:r>
    </w:p>
    <w:p w:rsidR="00F9245F" w:rsidRDefault="00F9245F" w:rsidP="00F9245F">
      <w:pPr>
        <w:ind w:left="1080"/>
      </w:pPr>
    </w:p>
    <w:p w:rsidR="00F9245F" w:rsidRDefault="00F9245F" w:rsidP="00F9245F">
      <w:pPr>
        <w:pStyle w:val="Heading2"/>
      </w:pPr>
      <w:bookmarkStart w:id="32" w:name="_Toc336875854"/>
      <w:r>
        <w:t>Reader</w:t>
      </w:r>
      <w:bookmarkEnd w:id="32"/>
    </w:p>
    <w:p w:rsidR="00F9245F" w:rsidRDefault="00F9245F" w:rsidP="00F9245F">
      <w:pPr>
        <w:pStyle w:val="H2Body"/>
      </w:pPr>
      <w:r>
        <w:t xml:space="preserve">All functionality related to Readers is accessible from the </w:t>
      </w:r>
      <w:r w:rsidRPr="00377F41">
        <w:rPr>
          <w:b/>
        </w:rPr>
        <w:t>Location Editor</w:t>
      </w:r>
      <w:r>
        <w:t xml:space="preserve"> page reachable from the </w:t>
      </w:r>
      <w:r w:rsidRPr="00377F41">
        <w:rPr>
          <w:b/>
        </w:rPr>
        <w:t>Home Page</w:t>
      </w:r>
      <w:r>
        <w:t>.</w:t>
      </w:r>
    </w:p>
    <w:p w:rsidR="00F9245F" w:rsidRDefault="00F9245F" w:rsidP="00F9245F">
      <w:pPr>
        <w:pStyle w:val="H2Body"/>
        <w:keepNext/>
        <w:ind w:left="1080"/>
      </w:pPr>
      <w:r>
        <w:rPr>
          <w:noProof/>
        </w:rPr>
        <w:drawing>
          <wp:inline distT="0" distB="0" distL="0" distR="0" wp14:anchorId="46CB02F3" wp14:editId="753D0468">
            <wp:extent cx="5179998" cy="2760453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779" cy="276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36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6</w:t>
      </w:r>
      <w:r w:rsidR="00E41004">
        <w:rPr>
          <w:noProof/>
        </w:rPr>
        <w:fldChar w:fldCharType="end"/>
      </w:r>
      <w:r>
        <w:t>: Location Editor Page</w:t>
      </w:r>
    </w:p>
    <w:p w:rsidR="00F9245F" w:rsidRPr="003C3CDD" w:rsidRDefault="00F9245F" w:rsidP="00F9245F">
      <w:pPr>
        <w:pStyle w:val="H2Body"/>
      </w:pPr>
      <w:r>
        <w:tab/>
      </w:r>
    </w:p>
    <w:p w:rsidR="00F9245F" w:rsidRDefault="00F9245F" w:rsidP="00F9245F">
      <w:pPr>
        <w:pStyle w:val="Heading3"/>
      </w:pPr>
      <w:bookmarkStart w:id="33" w:name="_Toc336875855"/>
      <w:r>
        <w:t>Create Reader</w:t>
      </w:r>
      <w:bookmarkEnd w:id="33"/>
    </w:p>
    <w:p w:rsidR="00F9245F" w:rsidRDefault="00F9245F" w:rsidP="006B163F">
      <w:pPr>
        <w:pStyle w:val="ListParagraph"/>
        <w:numPr>
          <w:ilvl w:val="0"/>
          <w:numId w:val="11"/>
        </w:numPr>
      </w:pPr>
      <w:r>
        <w:t xml:space="preserve">Navigate to the </w:t>
      </w:r>
      <w:r w:rsidRPr="007C14CC">
        <w:rPr>
          <w:b/>
        </w:rPr>
        <w:t>Location Editor</w:t>
      </w:r>
      <w:r>
        <w:t xml:space="preserve"> page. </w:t>
      </w:r>
    </w:p>
    <w:p w:rsidR="00F9245F" w:rsidRDefault="00F9245F" w:rsidP="00F9245F">
      <w:pPr>
        <w:pStyle w:val="ListParagraph"/>
      </w:pPr>
      <w:r>
        <w:t xml:space="preserve">Click </w:t>
      </w:r>
      <w:r w:rsidRPr="00915096">
        <w:rPr>
          <w:b/>
        </w:rPr>
        <w:t>Create New Reader</w:t>
      </w:r>
      <w:r>
        <w:t>. You</w:t>
      </w:r>
      <w:ins w:id="34" w:author="Stephen Beecroft" w:date="2012-10-01T15:42:00Z">
        <w:r w:rsidR="00E14522">
          <w:t xml:space="preserve"> wi</w:t>
        </w:r>
      </w:ins>
      <w:r>
        <w:t xml:space="preserve">ll be taken to the </w:t>
      </w:r>
      <w:r>
        <w:rPr>
          <w:b/>
        </w:rPr>
        <w:t>New Reader</w:t>
      </w:r>
      <w:r>
        <w:t xml:space="preserve"> page.</w:t>
      </w:r>
    </w:p>
    <w:p w:rsidR="00F9245F" w:rsidRDefault="00F9245F" w:rsidP="00F9245F">
      <w:pPr>
        <w:pStyle w:val="H3Body"/>
        <w:keepNext/>
        <w:ind w:left="1080"/>
      </w:pPr>
      <w:r>
        <w:rPr>
          <w:noProof/>
        </w:rPr>
        <w:drawing>
          <wp:inline distT="0" distB="0" distL="0" distR="0" wp14:anchorId="40DF0BB5" wp14:editId="47D0F765">
            <wp:extent cx="5460521" cy="2909944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3084" cy="29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7</w:t>
      </w:r>
      <w:r w:rsidR="00E41004">
        <w:rPr>
          <w:noProof/>
        </w:rPr>
        <w:fldChar w:fldCharType="end"/>
      </w:r>
      <w:r>
        <w:t>: New Reader Page</w:t>
      </w:r>
    </w:p>
    <w:p w:rsidR="00F9245F" w:rsidRDefault="00F9245F" w:rsidP="00F9245F">
      <w:pPr>
        <w:pStyle w:val="ListParagraph"/>
      </w:pPr>
      <w:r>
        <w:t>Provide following information:</w:t>
      </w:r>
    </w:p>
    <w:tbl>
      <w:tblPr>
        <w:tblStyle w:val="TableGrid"/>
        <w:tblW w:w="0" w:type="auto"/>
        <w:tblInd w:w="144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088"/>
        <w:gridCol w:w="6048"/>
      </w:tblGrid>
      <w:tr w:rsidR="00F9245F" w:rsidTr="00915096">
        <w:tc>
          <w:tcPr>
            <w:tcW w:w="2088" w:type="dxa"/>
            <w:shd w:val="clear" w:color="auto" w:fill="B8CCE4" w:themeFill="accent1" w:themeFillTint="66"/>
          </w:tcPr>
          <w:p w:rsidR="00F9245F" w:rsidRPr="00890C3E" w:rsidRDefault="00F9245F" w:rsidP="00F9245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890C3E">
              <w:rPr>
                <w:b/>
              </w:rPr>
              <w:t>Field</w:t>
            </w:r>
          </w:p>
        </w:tc>
        <w:tc>
          <w:tcPr>
            <w:tcW w:w="6048" w:type="dxa"/>
            <w:shd w:val="clear" w:color="auto" w:fill="B8CCE4" w:themeFill="accent1" w:themeFillTint="66"/>
          </w:tcPr>
          <w:p w:rsidR="00F9245F" w:rsidRPr="00890C3E" w:rsidRDefault="00F9245F" w:rsidP="00F9245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890C3E">
              <w:rPr>
                <w:b/>
              </w:rPr>
              <w:t>Description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Reader Name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 xml:space="preserve">Alphanumeric string. Do not use the ‘|’ </w:t>
            </w:r>
            <w:ins w:id="35" w:author="Stephen Beecroft" w:date="2012-10-01T15:33:00Z">
              <w:r w:rsidR="00B81C74">
                <w:t xml:space="preserve">(pipe) </w:t>
              </w:r>
            </w:ins>
            <w:r>
              <w:t>character.</w:t>
            </w:r>
          </w:p>
        </w:tc>
      </w:tr>
      <w:tr w:rsidR="00F9245F" w:rsidTr="00915096">
        <w:trPr>
          <w:trHeight w:val="395"/>
        </w:trPr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Reader Type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Select appropriate type from the dropdown list.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Group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Leave as UNKNOWN. Not used.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Device Id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Identifies a reader uniquely across all xConnect systems.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Location this reader should be assigned to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Location this reader should be assigned to.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Reader Lane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An integer. Used at park entry.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MAC Address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Physical device’s MAC address.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IP Address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Physical device’s IP address.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Port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Physical device’s port number.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Signal Strength Threshold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Bands broadcasting at signal strength weaker than this signal strength will be ignored by this reader.</w:t>
            </w:r>
          </w:p>
        </w:tc>
      </w:tr>
      <w:tr w:rsidR="00F9245F" w:rsidTr="00915096">
        <w:tc>
          <w:tcPr>
            <w:tcW w:w="2088" w:type="dxa"/>
          </w:tcPr>
          <w:p w:rsidR="00F9245F" w:rsidRPr="00D71396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D71396">
              <w:rPr>
                <w:i/>
              </w:rPr>
              <w:t>Gain</w:t>
            </w:r>
          </w:p>
        </w:tc>
        <w:tc>
          <w:tcPr>
            <w:tcW w:w="604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Signal strength multiplier. Should be set to one initially.</w:t>
            </w:r>
          </w:p>
        </w:tc>
      </w:tr>
    </w:tbl>
    <w:p w:rsidR="00F9245F" w:rsidRDefault="00F9245F" w:rsidP="00F9245F">
      <w:pPr>
        <w:pStyle w:val="ListParagraph"/>
        <w:numPr>
          <w:ilvl w:val="0"/>
          <w:numId w:val="0"/>
        </w:numPr>
        <w:ind w:left="1440"/>
      </w:pPr>
    </w:p>
    <w:p w:rsidR="00F9245F" w:rsidRDefault="00F9245F" w:rsidP="00F9245F">
      <w:pPr>
        <w:pStyle w:val="ListParagraph"/>
      </w:pPr>
      <w:r w:rsidRPr="005C4724">
        <w:t xml:space="preserve">Click </w:t>
      </w:r>
      <w:r w:rsidRPr="00355256">
        <w:rPr>
          <w:b/>
        </w:rPr>
        <w:t>Save Reader</w:t>
      </w:r>
      <w:r>
        <w:t xml:space="preserve">. You’ll be taken back to the </w:t>
      </w:r>
      <w:r w:rsidRPr="005C4724">
        <w:rPr>
          <w:b/>
        </w:rPr>
        <w:t>Location Editor</w:t>
      </w:r>
      <w:r>
        <w:t xml:space="preserve"> page and your new reader will be saved in the database.</w:t>
      </w:r>
    </w:p>
    <w:p w:rsidR="00F9245F" w:rsidRDefault="00F9245F" w:rsidP="00F9245F">
      <w:pPr>
        <w:pStyle w:val="ListParagraph"/>
      </w:pPr>
      <w:r>
        <w:t xml:space="preserve">Click </w:t>
      </w:r>
      <w:r w:rsidRPr="00355256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10394B">
        <w:t>synchronize</w:t>
      </w:r>
      <w:r>
        <w:t xml:space="preserve"> its state with the database.</w:t>
      </w:r>
    </w:p>
    <w:p w:rsidR="00F9245F" w:rsidRPr="00EC287F" w:rsidRDefault="00F9245F" w:rsidP="00F9245F">
      <w:pPr>
        <w:pStyle w:val="H3Body"/>
      </w:pPr>
    </w:p>
    <w:p w:rsidR="00F9245F" w:rsidRDefault="00F9245F" w:rsidP="00F9245F">
      <w:pPr>
        <w:pStyle w:val="Heading3"/>
      </w:pPr>
      <w:bookmarkStart w:id="36" w:name="_Toc336875856"/>
      <w:r>
        <w:t>Edit Reader</w:t>
      </w:r>
      <w:bookmarkEnd w:id="36"/>
    </w:p>
    <w:p w:rsidR="00F9245F" w:rsidRDefault="00F9245F" w:rsidP="006B163F">
      <w:pPr>
        <w:pStyle w:val="ListParagraph"/>
        <w:numPr>
          <w:ilvl w:val="0"/>
          <w:numId w:val="12"/>
        </w:numPr>
      </w:pPr>
      <w:r>
        <w:t xml:space="preserve">Navigate to the </w:t>
      </w:r>
      <w:r w:rsidRPr="007C14CC">
        <w:rPr>
          <w:b/>
        </w:rPr>
        <w:t>Location Editor</w:t>
      </w:r>
      <w:r>
        <w:t xml:space="preserve"> page. </w:t>
      </w:r>
    </w:p>
    <w:p w:rsidR="00E14522" w:rsidRDefault="00F9245F" w:rsidP="00F9245F">
      <w:pPr>
        <w:pStyle w:val="ListParagraph"/>
        <w:rPr>
          <w:ins w:id="37" w:author="Stephen Beecroft" w:date="2012-10-01T15:42:00Z"/>
        </w:rPr>
      </w:pPr>
      <w:r>
        <w:t xml:space="preserve">From the </w:t>
      </w:r>
      <w:r>
        <w:rPr>
          <w:i/>
        </w:rPr>
        <w:t xml:space="preserve">accordion </w:t>
      </w:r>
      <w:r w:rsidRPr="00833231">
        <w:t>menu</w:t>
      </w:r>
      <w:r>
        <w:t xml:space="preserve"> on the right, s</w:t>
      </w:r>
      <w:r w:rsidRPr="00833231">
        <w:t>elect</w:t>
      </w:r>
      <w:r>
        <w:t xml:space="preserve"> the location of the reader you wish to edit and then select that reader.</w:t>
      </w:r>
    </w:p>
    <w:p w:rsidR="00F9245F" w:rsidRDefault="00A52E79" w:rsidP="00F9245F">
      <w:pPr>
        <w:pStyle w:val="ListParagraph"/>
      </w:pPr>
      <w:ins w:id="38" w:author="Stephen Beecroft" w:date="2012-10-01T15:36:00Z">
        <w:r>
          <w:t>From the r</w:t>
        </w:r>
      </w:ins>
      <w:r w:rsidR="00F9245F">
        <w:t xml:space="preserve">eader menu </w:t>
      </w:r>
      <w:ins w:id="39" w:author="Stephen Beecroft" w:date="2012-10-01T15:36:00Z">
        <w:r>
          <w:t xml:space="preserve">that </w:t>
        </w:r>
      </w:ins>
      <w:r w:rsidR="00F9245F">
        <w:t>appear</w:t>
      </w:r>
      <w:ins w:id="40" w:author="Stephen Beecroft" w:date="2012-10-01T15:36:00Z">
        <w:r>
          <w:t>s, s</w:t>
        </w:r>
      </w:ins>
      <w:r w:rsidR="00F9245F">
        <w:t xml:space="preserve">elect </w:t>
      </w:r>
      <w:r w:rsidR="00F9245F" w:rsidRPr="00355256">
        <w:rPr>
          <w:b/>
        </w:rPr>
        <w:t>Edit</w:t>
      </w:r>
      <w:r w:rsidR="00F9245F">
        <w:rPr>
          <w:i/>
        </w:rPr>
        <w:t>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6AFB2F6" wp14:editId="0D7155F8">
            <wp:extent cx="5024323" cy="301942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23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8</w:t>
      </w:r>
      <w:r w:rsidR="00E41004">
        <w:rPr>
          <w:noProof/>
        </w:rPr>
        <w:fldChar w:fldCharType="end"/>
      </w:r>
      <w:r>
        <w:t>: Location Edit Page with Reader Menu Shown</w:t>
      </w:r>
    </w:p>
    <w:p w:rsidR="00F9245F" w:rsidRDefault="00F9245F" w:rsidP="00F9245F">
      <w:pPr>
        <w:pStyle w:val="ListParagraph"/>
      </w:pPr>
      <w:r>
        <w:t>Make you</w:t>
      </w:r>
      <w:r w:rsidR="007C14CC">
        <w:t>r changes in the form provided.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FFBD353" wp14:editId="0AE6F4E4">
            <wp:extent cx="5046453" cy="26892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822" cy="26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9</w:t>
      </w:r>
      <w:r w:rsidR="00E41004">
        <w:rPr>
          <w:noProof/>
        </w:rPr>
        <w:fldChar w:fldCharType="end"/>
      </w:r>
      <w:r>
        <w:t>: Reader Edit Page</w:t>
      </w:r>
    </w:p>
    <w:p w:rsidR="00F9245F" w:rsidRDefault="00F9245F" w:rsidP="00F9245F">
      <w:pPr>
        <w:pStyle w:val="ListParagraph"/>
      </w:pPr>
      <w:r w:rsidRPr="005C4724">
        <w:t xml:space="preserve">Click </w:t>
      </w:r>
      <w:r w:rsidRPr="00355256">
        <w:rPr>
          <w:b/>
        </w:rPr>
        <w:t>Save Reader</w:t>
      </w:r>
      <w:r>
        <w:t>. Your change will be saved in the database.</w:t>
      </w:r>
    </w:p>
    <w:p w:rsidR="00F9245F" w:rsidRDefault="00F9245F" w:rsidP="00F9245F">
      <w:pPr>
        <w:pStyle w:val="ListParagraph"/>
      </w:pPr>
      <w:r>
        <w:t xml:space="preserve">Click </w:t>
      </w:r>
      <w:r w:rsidRPr="00355256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E67863">
        <w:t>synchronize</w:t>
      </w:r>
      <w:r>
        <w:t xml:space="preserve"> its state with the database.</w:t>
      </w:r>
    </w:p>
    <w:p w:rsidR="00F9245F" w:rsidRPr="00833231" w:rsidRDefault="00F9245F" w:rsidP="00F9245F">
      <w:pPr>
        <w:pStyle w:val="H3Body"/>
      </w:pPr>
    </w:p>
    <w:p w:rsidR="00F9245F" w:rsidRDefault="00F9245F" w:rsidP="00F9245F">
      <w:pPr>
        <w:pStyle w:val="Heading3"/>
      </w:pPr>
      <w:bookmarkStart w:id="41" w:name="_Toc336875857"/>
      <w:r>
        <w:t>Delete Reader</w:t>
      </w:r>
      <w:bookmarkEnd w:id="41"/>
    </w:p>
    <w:p w:rsidR="00F9245F" w:rsidRPr="00106E44" w:rsidRDefault="00F9245F" w:rsidP="00F9245F">
      <w:pPr>
        <w:pStyle w:val="H3Body"/>
      </w:pPr>
      <w:r w:rsidRPr="00106E44">
        <w:t xml:space="preserve">Deleting a reader removes it from the xBRC database. Deleting a reader does not remove the location it was assigned to. Next time the physical device this reader represented sends a hello message to the xBRC, </w:t>
      </w:r>
      <w:r>
        <w:t>a new</w:t>
      </w:r>
      <w:r w:rsidRPr="00106E44">
        <w:t xml:space="preserve"> reader will be added and placed in the unassigned readers</w:t>
      </w:r>
      <w:r>
        <w:t>’</w:t>
      </w:r>
      <w:r w:rsidRPr="00106E44">
        <w:t xml:space="preserve"> bucket.</w:t>
      </w:r>
    </w:p>
    <w:p w:rsidR="00F9245F" w:rsidRDefault="00F9245F" w:rsidP="006B163F">
      <w:pPr>
        <w:pStyle w:val="ListParagraph"/>
        <w:numPr>
          <w:ilvl w:val="0"/>
          <w:numId w:val="13"/>
        </w:numPr>
      </w:pPr>
      <w:r>
        <w:t xml:space="preserve">Navigate to the </w:t>
      </w:r>
      <w:r w:rsidRPr="007C14CC">
        <w:rPr>
          <w:b/>
        </w:rPr>
        <w:t>Location Editor</w:t>
      </w:r>
      <w:r>
        <w:t xml:space="preserve"> page. </w:t>
      </w:r>
    </w:p>
    <w:p w:rsidR="00E14522" w:rsidRDefault="00F9245F" w:rsidP="00F9245F">
      <w:pPr>
        <w:pStyle w:val="ListParagraph"/>
        <w:rPr>
          <w:ins w:id="42" w:author="Stephen Beecroft" w:date="2012-10-01T15:42:00Z"/>
        </w:rPr>
      </w:pPr>
      <w:r>
        <w:t xml:space="preserve">From the </w:t>
      </w:r>
      <w:r>
        <w:rPr>
          <w:i/>
        </w:rPr>
        <w:t xml:space="preserve">accordion </w:t>
      </w:r>
      <w:r w:rsidRPr="00833231">
        <w:t>menu</w:t>
      </w:r>
      <w:r>
        <w:t xml:space="preserve"> on the right, s</w:t>
      </w:r>
      <w:r w:rsidRPr="00833231">
        <w:t>elect</w:t>
      </w:r>
      <w:r>
        <w:t xml:space="preserve"> the location of the reader you wish to edit and then select that reader.</w:t>
      </w:r>
    </w:p>
    <w:p w:rsidR="00F9245F" w:rsidRDefault="00A52E79" w:rsidP="00F9245F">
      <w:pPr>
        <w:pStyle w:val="ListParagraph"/>
      </w:pPr>
      <w:ins w:id="43" w:author="Stephen Beecroft" w:date="2012-10-01T15:37:00Z">
        <w:r>
          <w:t>From the r</w:t>
        </w:r>
      </w:ins>
      <w:r w:rsidR="00F9245F">
        <w:t xml:space="preserve">eader menu </w:t>
      </w:r>
      <w:ins w:id="44" w:author="Stephen Beecroft" w:date="2012-10-01T15:37:00Z">
        <w:r>
          <w:t xml:space="preserve">that </w:t>
        </w:r>
      </w:ins>
      <w:r w:rsidR="00F9245F">
        <w:t>appear</w:t>
      </w:r>
      <w:ins w:id="45" w:author="Stephen Beecroft" w:date="2012-10-01T15:37:00Z">
        <w:r>
          <w:t>s,</w:t>
        </w:r>
      </w:ins>
      <w:r w:rsidR="00F9245F">
        <w:t xml:space="preserve"> </w:t>
      </w:r>
      <w:ins w:id="46" w:author="Stephen Beecroft" w:date="2012-10-01T15:37:00Z">
        <w:r>
          <w:t>s</w:t>
        </w:r>
      </w:ins>
      <w:r w:rsidR="00F9245F">
        <w:t xml:space="preserve">elect </w:t>
      </w:r>
      <w:r w:rsidR="00F9245F" w:rsidRPr="00355256">
        <w:rPr>
          <w:b/>
        </w:rPr>
        <w:t>Delete</w:t>
      </w:r>
      <w:r w:rsidR="00F9245F">
        <w:rPr>
          <w:i/>
        </w:rPr>
        <w:t>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94D8B38" wp14:editId="0EE2CC9F">
            <wp:extent cx="5034314" cy="268281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675" cy="26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10</w:t>
      </w:r>
      <w:r w:rsidR="00E41004">
        <w:rPr>
          <w:noProof/>
        </w:rPr>
        <w:fldChar w:fldCharType="end"/>
      </w:r>
      <w:r>
        <w:t>: Location Editor Page with Reader Menu Shown</w:t>
      </w:r>
    </w:p>
    <w:p w:rsidR="00F9245F" w:rsidRDefault="00F9245F" w:rsidP="00F9245F">
      <w:pPr>
        <w:pStyle w:val="ListParagraph"/>
      </w:pPr>
      <w:r>
        <w:t xml:space="preserve">Click </w:t>
      </w:r>
      <w:r w:rsidRPr="00355256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E67863">
        <w:t>synchronize</w:t>
      </w:r>
      <w:r>
        <w:t xml:space="preserve"> its state with the database.</w:t>
      </w:r>
    </w:p>
    <w:p w:rsidR="00F9245F" w:rsidRPr="00640A54" w:rsidRDefault="00F9245F" w:rsidP="00F9245F">
      <w:pPr>
        <w:pStyle w:val="H3Body"/>
      </w:pPr>
    </w:p>
    <w:p w:rsidR="00F9245F" w:rsidRDefault="00F9245F" w:rsidP="00F9245F">
      <w:pPr>
        <w:pStyle w:val="Heading3"/>
      </w:pPr>
      <w:bookmarkStart w:id="47" w:name="_Toc336875858"/>
      <w:r>
        <w:t>Unlink Reader</w:t>
      </w:r>
      <w:bookmarkEnd w:id="47"/>
    </w:p>
    <w:p w:rsidR="00F9245F" w:rsidRPr="00F21C8E" w:rsidRDefault="00F9245F" w:rsidP="00F9245F">
      <w:pPr>
        <w:pStyle w:val="H3Body"/>
      </w:pPr>
      <w:r>
        <w:t>Unlinking a reader removes it from the location it was previously assigned to and places it in the unassigned readers’ bucket.</w:t>
      </w:r>
    </w:p>
    <w:p w:rsidR="00F9245F" w:rsidRDefault="00F9245F" w:rsidP="006B163F">
      <w:pPr>
        <w:pStyle w:val="ListParagraph"/>
        <w:numPr>
          <w:ilvl w:val="0"/>
          <w:numId w:val="14"/>
        </w:numPr>
      </w:pPr>
      <w:r>
        <w:t xml:space="preserve">Navigate to the </w:t>
      </w:r>
      <w:r w:rsidRPr="007C14CC">
        <w:rPr>
          <w:b/>
        </w:rPr>
        <w:t>Location Editor</w:t>
      </w:r>
      <w:r>
        <w:t xml:space="preserve"> page. </w:t>
      </w:r>
    </w:p>
    <w:p w:rsidR="00E14522" w:rsidRDefault="00F9245F" w:rsidP="00F9245F">
      <w:pPr>
        <w:pStyle w:val="ListParagraph"/>
        <w:rPr>
          <w:ins w:id="48" w:author="Stephen Beecroft" w:date="2012-10-01T15:42:00Z"/>
        </w:rPr>
      </w:pPr>
      <w:r>
        <w:t xml:space="preserve">From the </w:t>
      </w:r>
      <w:r>
        <w:rPr>
          <w:i/>
        </w:rPr>
        <w:t xml:space="preserve">accordion </w:t>
      </w:r>
      <w:r w:rsidRPr="00833231">
        <w:t>menu</w:t>
      </w:r>
      <w:r>
        <w:t xml:space="preserve"> on the right, s</w:t>
      </w:r>
      <w:r w:rsidRPr="00833231">
        <w:t>elect</w:t>
      </w:r>
      <w:r>
        <w:t xml:space="preserve"> the location of the reader you wish to edit and then select that reader.</w:t>
      </w:r>
    </w:p>
    <w:p w:rsidR="00F9245F" w:rsidRDefault="00E14522" w:rsidP="00F9245F">
      <w:pPr>
        <w:pStyle w:val="ListParagraph"/>
      </w:pPr>
      <w:ins w:id="49" w:author="Stephen Beecroft" w:date="2012-10-01T15:42:00Z">
        <w:r>
          <w:t>From the r</w:t>
        </w:r>
      </w:ins>
      <w:r w:rsidR="00F9245F">
        <w:t xml:space="preserve">eader menu </w:t>
      </w:r>
      <w:ins w:id="50" w:author="Stephen Beecroft" w:date="2012-10-01T15:42:00Z">
        <w:r>
          <w:t xml:space="preserve">that </w:t>
        </w:r>
      </w:ins>
      <w:r w:rsidR="00F9245F">
        <w:t>appear</w:t>
      </w:r>
      <w:ins w:id="51" w:author="Stephen Beecroft" w:date="2012-10-01T15:42:00Z">
        <w:r>
          <w:t>s,</w:t>
        </w:r>
      </w:ins>
      <w:r w:rsidR="00F9245F">
        <w:t xml:space="preserve"> </w:t>
      </w:r>
      <w:ins w:id="52" w:author="Stephen Beecroft" w:date="2012-10-01T15:42:00Z">
        <w:r>
          <w:t>s</w:t>
        </w:r>
      </w:ins>
      <w:r w:rsidR="00F9245F">
        <w:t xml:space="preserve">elect </w:t>
      </w:r>
      <w:r w:rsidR="00F9245F" w:rsidRPr="00355256">
        <w:rPr>
          <w:b/>
        </w:rPr>
        <w:t>Unlink</w:t>
      </w:r>
      <w:r w:rsidR="00F9245F">
        <w:rPr>
          <w:i/>
        </w:rPr>
        <w:t>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DD0AB1B" wp14:editId="3940FF41">
            <wp:extent cx="5001937" cy="2665562"/>
            <wp:effectExtent l="0" t="0" r="825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285" cy="26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11</w:t>
      </w:r>
      <w:r w:rsidR="00E41004">
        <w:rPr>
          <w:noProof/>
        </w:rPr>
        <w:fldChar w:fldCharType="end"/>
      </w:r>
      <w:r>
        <w:t>: Location Edit Page with Reader Menu Shown</w:t>
      </w:r>
    </w:p>
    <w:p w:rsidR="00F9245F" w:rsidRDefault="00F9245F" w:rsidP="00F9245F">
      <w:pPr>
        <w:pStyle w:val="ListParagraph"/>
      </w:pPr>
      <w:r>
        <w:t>Your reader will appear in the unlinked readers’ bucket.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0D8D2F4B" wp14:editId="7C5BF914">
            <wp:extent cx="5003321" cy="2666300"/>
            <wp:effectExtent l="0" t="0" r="698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668" cy="26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12</w:t>
      </w:r>
      <w:r w:rsidR="00E41004">
        <w:rPr>
          <w:noProof/>
        </w:rPr>
        <w:fldChar w:fldCharType="end"/>
      </w:r>
      <w:r>
        <w:t>: Unlinked Reader Showing in the Unlinked Readers' Bucket</w:t>
      </w:r>
    </w:p>
    <w:p w:rsidR="00F9245F" w:rsidRDefault="00F9245F" w:rsidP="00F9245F">
      <w:pPr>
        <w:pStyle w:val="ListParagraph"/>
      </w:pPr>
      <w:r>
        <w:t xml:space="preserve">Click </w:t>
      </w:r>
      <w:r w:rsidRPr="00355256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10394B">
        <w:t>synchronize</w:t>
      </w:r>
      <w:r>
        <w:t xml:space="preserve"> its state with the database.</w:t>
      </w:r>
    </w:p>
    <w:p w:rsidR="00F9245F" w:rsidRPr="00F21C8E" w:rsidRDefault="00F9245F" w:rsidP="00F9245F">
      <w:pPr>
        <w:pStyle w:val="H3Body"/>
      </w:pPr>
    </w:p>
    <w:p w:rsidR="00F9245F" w:rsidRDefault="00F9245F" w:rsidP="00F9245F">
      <w:pPr>
        <w:pStyle w:val="Heading3"/>
      </w:pPr>
      <w:bookmarkStart w:id="53" w:name="_Toc336875859"/>
      <w:r>
        <w:t>Link Reader</w:t>
      </w:r>
      <w:bookmarkEnd w:id="53"/>
    </w:p>
    <w:p w:rsidR="00F9245F" w:rsidRPr="00B83B32" w:rsidRDefault="00F9245F" w:rsidP="00F9245F">
      <w:pPr>
        <w:pStyle w:val="H3Body"/>
      </w:pPr>
      <w:r>
        <w:t>Linking a reader means assigning it to a location. When physical readers say hello to a xBRC for the first time, they are placed in the unlinked readers’ bucket. All readers should be assigned to a location</w:t>
      </w:r>
      <w:ins w:id="54" w:author="Stephen Beecroft" w:date="2012-10-01T15:38:00Z">
        <w:r w:rsidR="00A52E79">
          <w:t>,</w:t>
        </w:r>
      </w:ins>
      <w:r>
        <w:t xml:space="preserve"> since unlinked readers are not included in singulation.</w:t>
      </w:r>
    </w:p>
    <w:p w:rsidR="00F9245F" w:rsidRDefault="00F9245F" w:rsidP="006B163F">
      <w:pPr>
        <w:pStyle w:val="ListParagraph"/>
        <w:numPr>
          <w:ilvl w:val="0"/>
          <w:numId w:val="15"/>
        </w:numPr>
      </w:pPr>
      <w:r>
        <w:t xml:space="preserve">Navigate to the </w:t>
      </w:r>
      <w:r w:rsidRPr="007C14CC">
        <w:rPr>
          <w:b/>
        </w:rPr>
        <w:t>Location Editor</w:t>
      </w:r>
      <w:r>
        <w:t xml:space="preserve"> page. </w:t>
      </w:r>
    </w:p>
    <w:p w:rsidR="00272ED2" w:rsidRDefault="00F9245F" w:rsidP="00F9245F">
      <w:pPr>
        <w:pStyle w:val="ListParagraph"/>
        <w:rPr>
          <w:ins w:id="55" w:author="Stephen Beecroft" w:date="2012-10-01T15:43:00Z"/>
        </w:rPr>
      </w:pPr>
      <w:r>
        <w:t xml:space="preserve">From the </w:t>
      </w:r>
      <w:r>
        <w:rPr>
          <w:i/>
        </w:rPr>
        <w:t xml:space="preserve">accordion </w:t>
      </w:r>
      <w:r w:rsidRPr="00833231">
        <w:t>menu</w:t>
      </w:r>
      <w:r>
        <w:t xml:space="preserve"> on the right, s</w:t>
      </w:r>
      <w:r w:rsidRPr="00833231">
        <w:t>elect</w:t>
      </w:r>
      <w:r>
        <w:t xml:space="preserve"> the location to which you wish to add your reader.</w:t>
      </w:r>
    </w:p>
    <w:p w:rsidR="00F9245F" w:rsidRDefault="00F9245F" w:rsidP="00F9245F">
      <w:pPr>
        <w:pStyle w:val="ListParagraph"/>
      </w:pPr>
      <w:r>
        <w:t xml:space="preserve">Expand the </w:t>
      </w:r>
      <w:r w:rsidRPr="00355256">
        <w:rPr>
          <w:b/>
        </w:rPr>
        <w:t>Unlinked readers</w:t>
      </w:r>
      <w:r>
        <w:rPr>
          <w:i/>
        </w:rPr>
        <w:t xml:space="preserve"> </w:t>
      </w:r>
      <w:r>
        <w:t>dropdown and click the reader you are adding. The reader will be added to the currently active location.</w:t>
      </w:r>
    </w:p>
    <w:p w:rsidR="00F9245F" w:rsidRDefault="00F9245F" w:rsidP="00F9245F">
      <w:pPr>
        <w:keepNext/>
        <w:ind w:left="1440"/>
      </w:pPr>
      <w:r>
        <w:rPr>
          <w:noProof/>
        </w:rPr>
        <w:drawing>
          <wp:inline distT="0" distB="0" distL="0" distR="0" wp14:anchorId="6F6F743E" wp14:editId="21CB51A8">
            <wp:extent cx="5003321" cy="2666300"/>
            <wp:effectExtent l="0" t="0" r="698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668" cy="26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13</w:t>
      </w:r>
      <w:r w:rsidR="00E41004">
        <w:rPr>
          <w:noProof/>
        </w:rPr>
        <w:fldChar w:fldCharType="end"/>
      </w:r>
      <w:r>
        <w:t>: Unlinked Reader Showing in the Unlinked Readers' Bucket</w:t>
      </w:r>
    </w:p>
    <w:p w:rsidR="00F9245F" w:rsidRPr="00C64F17" w:rsidRDefault="00F9245F" w:rsidP="00F9245F">
      <w:pPr>
        <w:pStyle w:val="ListParagraph"/>
      </w:pPr>
      <w:r>
        <w:t xml:space="preserve">Click </w:t>
      </w:r>
      <w:r w:rsidRPr="00355256">
        <w:rPr>
          <w:b/>
        </w:rPr>
        <w:t>I’m finished making changes. Notify the XBRC</w:t>
      </w:r>
      <w:r>
        <w:rPr>
          <w:i/>
        </w:rPr>
        <w:t xml:space="preserve"> </w:t>
      </w:r>
      <w:r>
        <w:t xml:space="preserve">to force xBRC to </w:t>
      </w:r>
      <w:r w:rsidRPr="00E67863">
        <w:t>synchronize</w:t>
      </w:r>
      <w:r>
        <w:t xml:space="preserve"> its state with the database.</w:t>
      </w:r>
    </w:p>
    <w:p w:rsidR="00F9245F" w:rsidRDefault="00F9245F" w:rsidP="00F9245F">
      <w:pPr>
        <w:pStyle w:val="Heading3"/>
      </w:pPr>
      <w:bookmarkStart w:id="56" w:name="_Toc336875860"/>
      <w:r>
        <w:t>Enable Transmit Functionality</w:t>
      </w:r>
      <w:bookmarkEnd w:id="56"/>
    </w:p>
    <w:p w:rsidR="00F9245F" w:rsidRDefault="00F9245F" w:rsidP="00F9245F">
      <w:pPr>
        <w:pStyle w:val="BodyTextIndent"/>
        <w:ind w:left="720"/>
      </w:pPr>
      <w:r>
        <w:t xml:space="preserve">Band transmit command can be configured </w:t>
      </w:r>
      <w:ins w:id="57" w:author="Stephen Beecroft" w:date="2012-10-01T15:39:00Z">
        <w:r w:rsidR="00E14522">
          <w:t xml:space="preserve">only </w:t>
        </w:r>
      </w:ins>
      <w:r>
        <w:t>for xBR (long range) readers. Any xBR is capable of transmitting commands to bands.</w:t>
      </w:r>
    </w:p>
    <w:p w:rsidR="00F9245F" w:rsidRDefault="00F9245F" w:rsidP="006B163F">
      <w:pPr>
        <w:pStyle w:val="ListParagraph"/>
        <w:numPr>
          <w:ilvl w:val="0"/>
          <w:numId w:val="6"/>
        </w:numPr>
      </w:pPr>
      <w:r>
        <w:t xml:space="preserve">Navigate to the </w:t>
      </w:r>
      <w:r w:rsidRPr="00564C44">
        <w:rPr>
          <w:b/>
        </w:rPr>
        <w:t>Location Editor</w:t>
      </w:r>
      <w:r>
        <w:t xml:space="preserve"> page.</w:t>
      </w:r>
    </w:p>
    <w:p w:rsidR="00272ED2" w:rsidRDefault="00F9245F" w:rsidP="006B163F">
      <w:pPr>
        <w:pStyle w:val="ListParagraph"/>
        <w:numPr>
          <w:ilvl w:val="0"/>
          <w:numId w:val="6"/>
        </w:numPr>
        <w:rPr>
          <w:ins w:id="58" w:author="Stephen Beecroft" w:date="2012-10-01T15:43:00Z"/>
        </w:rPr>
      </w:pPr>
      <w:r>
        <w:t xml:space="preserve">From the </w:t>
      </w:r>
      <w:r w:rsidRPr="00564C44">
        <w:rPr>
          <w:i/>
        </w:rPr>
        <w:t xml:space="preserve">accordion </w:t>
      </w:r>
      <w:r>
        <w:t>menu on the right, select the location your reader is linked to and then select that reader.</w:t>
      </w:r>
    </w:p>
    <w:p w:rsidR="00F9245F" w:rsidRPr="006E4B33" w:rsidRDefault="00E14522" w:rsidP="006B163F">
      <w:pPr>
        <w:pStyle w:val="ListParagraph"/>
        <w:numPr>
          <w:ilvl w:val="0"/>
          <w:numId w:val="6"/>
        </w:numPr>
      </w:pPr>
      <w:ins w:id="59" w:author="Stephen Beecroft" w:date="2012-10-01T15:41:00Z">
        <w:r>
          <w:t>From the r</w:t>
        </w:r>
      </w:ins>
      <w:r w:rsidR="00F9245F">
        <w:t xml:space="preserve">eader menu </w:t>
      </w:r>
      <w:ins w:id="60" w:author="Stephen Beecroft" w:date="2012-10-01T15:41:00Z">
        <w:r>
          <w:t xml:space="preserve">that </w:t>
        </w:r>
      </w:ins>
      <w:r w:rsidR="00F9245F">
        <w:t>appear</w:t>
      </w:r>
      <w:ins w:id="61" w:author="Stephen Beecroft" w:date="2012-10-01T15:41:00Z">
        <w:r>
          <w:t>s</w:t>
        </w:r>
      </w:ins>
      <w:r w:rsidR="00F9245F">
        <w:t xml:space="preserve"> </w:t>
      </w:r>
      <w:ins w:id="62" w:author="Stephen Beecroft" w:date="2012-10-01T15:41:00Z">
        <w:r>
          <w:t>s</w:t>
        </w:r>
      </w:ins>
      <w:r w:rsidR="00F9245F">
        <w:t xml:space="preserve">elect </w:t>
      </w:r>
      <w:r w:rsidR="00F9245F" w:rsidRPr="00355256">
        <w:rPr>
          <w:b/>
        </w:rPr>
        <w:t>Transmit</w:t>
      </w:r>
      <w:r w:rsidR="00F9245F" w:rsidRPr="00564C44">
        <w:rPr>
          <w:i/>
        </w:rPr>
        <w:t>.</w:t>
      </w:r>
    </w:p>
    <w:p w:rsidR="00F9245F" w:rsidRDefault="00F9245F" w:rsidP="00F9245F">
      <w:pPr>
        <w:ind w:left="1440"/>
      </w:pPr>
      <w:r w:rsidRPr="00CC007E">
        <w:rPr>
          <w:noProof/>
        </w:rPr>
        <w:drawing>
          <wp:inline distT="0" distB="0" distL="0" distR="0" wp14:anchorId="10085980" wp14:editId="2B5E3135">
            <wp:extent cx="4942114" cy="216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14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14</w:t>
      </w:r>
      <w:r w:rsidR="00E41004">
        <w:rPr>
          <w:noProof/>
        </w:rPr>
        <w:fldChar w:fldCharType="end"/>
      </w:r>
      <w:r>
        <w:t xml:space="preserve">: Location Editor Page Selecting Transmit </w:t>
      </w:r>
    </w:p>
    <w:p w:rsidR="00F9245F" w:rsidRPr="006E4B33" w:rsidRDefault="00F9245F" w:rsidP="00F9245F">
      <w:pPr>
        <w:ind w:left="1080"/>
      </w:pPr>
    </w:p>
    <w:p w:rsidR="00F9245F" w:rsidRDefault="00F9245F" w:rsidP="006B163F">
      <w:pPr>
        <w:pStyle w:val="ListParagraph"/>
        <w:numPr>
          <w:ilvl w:val="0"/>
          <w:numId w:val="6"/>
        </w:numPr>
      </w:pPr>
      <w:r>
        <w:t>The following page will open.</w:t>
      </w:r>
    </w:p>
    <w:p w:rsidR="00F9245F" w:rsidRDefault="00F9245F" w:rsidP="00F9245F">
      <w:pPr>
        <w:ind w:left="1440"/>
      </w:pPr>
      <w:r w:rsidRPr="00CC007E">
        <w:rPr>
          <w:noProof/>
        </w:rPr>
        <w:drawing>
          <wp:inline distT="0" distB="0" distL="0" distR="0" wp14:anchorId="57929073" wp14:editId="2CBC6F95">
            <wp:extent cx="5368925" cy="2714625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15</w:t>
      </w:r>
      <w:r w:rsidR="00E41004">
        <w:rPr>
          <w:noProof/>
        </w:rPr>
        <w:fldChar w:fldCharType="end"/>
      </w:r>
      <w:r>
        <w:t xml:space="preserve">: Selecting Enable Transmission </w:t>
      </w:r>
    </w:p>
    <w:p w:rsidR="00F9245F" w:rsidRDefault="00F9245F" w:rsidP="00F9245F">
      <w:pPr>
        <w:ind w:left="1080"/>
      </w:pPr>
    </w:p>
    <w:p w:rsidR="00F9245F" w:rsidRPr="00B96A0D" w:rsidRDefault="00F9245F" w:rsidP="00F9245F">
      <w:pPr>
        <w:ind w:left="720"/>
      </w:pPr>
      <w:r>
        <w:t xml:space="preserve">Check </w:t>
      </w:r>
      <w:r w:rsidRPr="00355256">
        <w:rPr>
          <w:b/>
        </w:rPr>
        <w:t>Enable transmission</w:t>
      </w:r>
      <w:r>
        <w:t xml:space="preserve"> to turn this xBR into a transmitting reader.</w:t>
      </w:r>
    </w:p>
    <w:p w:rsidR="00F9245F" w:rsidRPr="00B96A0D" w:rsidRDefault="00F9245F" w:rsidP="00F9245F">
      <w:pPr>
        <w:pStyle w:val="H3Body"/>
        <w:ind w:left="0"/>
      </w:pPr>
    </w:p>
    <w:p w:rsidR="00F9245F" w:rsidRDefault="00F9245F" w:rsidP="00F9245F">
      <w:pPr>
        <w:pStyle w:val="Heading3"/>
      </w:pPr>
      <w:bookmarkStart w:id="63" w:name="_Toc336875861"/>
      <w:r>
        <w:t>Disable Transmit Functionality</w:t>
      </w:r>
      <w:bookmarkEnd w:id="63"/>
    </w:p>
    <w:p w:rsidR="00F9245F" w:rsidRDefault="00F9245F" w:rsidP="00F9245F">
      <w:pPr>
        <w:pStyle w:val="BodyTextIndent"/>
        <w:ind w:left="720"/>
      </w:pPr>
      <w:r>
        <w:t xml:space="preserve">Band transmit command can be configured </w:t>
      </w:r>
      <w:ins w:id="64" w:author="Stephen Beecroft" w:date="2012-10-01T15:40:00Z">
        <w:r w:rsidR="00E14522">
          <w:t xml:space="preserve">only </w:t>
        </w:r>
      </w:ins>
      <w:r>
        <w:t>for xBR (long range) readers. Any xBR is capable of transmitting commands to bands.</w:t>
      </w:r>
    </w:p>
    <w:p w:rsidR="00F9245F" w:rsidRDefault="00F9245F" w:rsidP="006B163F">
      <w:pPr>
        <w:pStyle w:val="ListParagraph"/>
        <w:numPr>
          <w:ilvl w:val="0"/>
          <w:numId w:val="7"/>
        </w:numPr>
      </w:pPr>
      <w:r>
        <w:t xml:space="preserve">Navigate to the </w:t>
      </w:r>
      <w:r w:rsidRPr="00564C44">
        <w:rPr>
          <w:b/>
        </w:rPr>
        <w:t>Location Editor</w:t>
      </w:r>
      <w:r>
        <w:t xml:space="preserve"> page.</w:t>
      </w:r>
    </w:p>
    <w:p w:rsidR="00272ED2" w:rsidRDefault="00F9245F" w:rsidP="006B163F">
      <w:pPr>
        <w:pStyle w:val="ListParagraph"/>
        <w:numPr>
          <w:ilvl w:val="0"/>
          <w:numId w:val="7"/>
        </w:numPr>
        <w:rPr>
          <w:ins w:id="65" w:author="Stephen Beecroft" w:date="2012-10-01T15:43:00Z"/>
        </w:rPr>
      </w:pPr>
      <w:r>
        <w:t xml:space="preserve">From the </w:t>
      </w:r>
      <w:r w:rsidRPr="00564C44">
        <w:rPr>
          <w:i/>
        </w:rPr>
        <w:t xml:space="preserve">accordion </w:t>
      </w:r>
      <w:r>
        <w:t>menu on the right, select the location your reader is linked to and then select that reader.</w:t>
      </w:r>
    </w:p>
    <w:p w:rsidR="00F9245F" w:rsidRPr="006E4B33" w:rsidRDefault="00E14522" w:rsidP="006B163F">
      <w:pPr>
        <w:pStyle w:val="ListParagraph"/>
        <w:numPr>
          <w:ilvl w:val="0"/>
          <w:numId w:val="7"/>
        </w:numPr>
      </w:pPr>
      <w:ins w:id="66" w:author="Stephen Beecroft" w:date="2012-10-01T15:41:00Z">
        <w:r>
          <w:t>From the r</w:t>
        </w:r>
      </w:ins>
      <w:r w:rsidR="00F9245F">
        <w:t xml:space="preserve">eader menu </w:t>
      </w:r>
      <w:ins w:id="67" w:author="Stephen Beecroft" w:date="2012-10-01T15:41:00Z">
        <w:r>
          <w:t xml:space="preserve">that </w:t>
        </w:r>
      </w:ins>
      <w:r w:rsidR="00F9245F">
        <w:t>appear</w:t>
      </w:r>
      <w:ins w:id="68" w:author="Stephen Beecroft" w:date="2012-10-01T15:41:00Z">
        <w:r>
          <w:t>s,</w:t>
        </w:r>
      </w:ins>
      <w:r w:rsidR="00F9245F">
        <w:t xml:space="preserve"> </w:t>
      </w:r>
      <w:ins w:id="69" w:author="Stephen Beecroft" w:date="2012-10-01T15:41:00Z">
        <w:r>
          <w:t>s</w:t>
        </w:r>
      </w:ins>
      <w:r w:rsidR="00F9245F">
        <w:t xml:space="preserve">elect </w:t>
      </w:r>
      <w:r w:rsidR="00F9245F" w:rsidRPr="00355256">
        <w:rPr>
          <w:b/>
        </w:rPr>
        <w:t>Transmit</w:t>
      </w:r>
      <w:r w:rsidR="00F9245F" w:rsidRPr="00564C44">
        <w:rPr>
          <w:i/>
        </w:rPr>
        <w:t>.</w:t>
      </w:r>
    </w:p>
    <w:p w:rsidR="00F9245F" w:rsidRDefault="00F9245F" w:rsidP="00F9245F">
      <w:pPr>
        <w:ind w:left="1440"/>
      </w:pPr>
      <w:r w:rsidRPr="00CC007E">
        <w:rPr>
          <w:noProof/>
        </w:rPr>
        <w:drawing>
          <wp:inline distT="0" distB="0" distL="0" distR="0" wp14:anchorId="54117EDE" wp14:editId="3E3CFF63">
            <wp:extent cx="4942114" cy="2162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14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16</w:t>
      </w:r>
      <w:r w:rsidR="00E41004">
        <w:rPr>
          <w:noProof/>
        </w:rPr>
        <w:fldChar w:fldCharType="end"/>
      </w:r>
      <w:r>
        <w:t>: Selecting Transmit</w:t>
      </w:r>
    </w:p>
    <w:p w:rsidR="00F9245F" w:rsidRPr="006E4B33" w:rsidRDefault="00F9245F" w:rsidP="00F9245F">
      <w:pPr>
        <w:ind w:left="1080"/>
      </w:pPr>
    </w:p>
    <w:p w:rsidR="00F9245F" w:rsidRDefault="00F9245F" w:rsidP="006B163F">
      <w:pPr>
        <w:pStyle w:val="ListParagraph"/>
        <w:numPr>
          <w:ilvl w:val="0"/>
          <w:numId w:val="7"/>
        </w:numPr>
      </w:pPr>
      <w:r>
        <w:t>The following page will open.</w:t>
      </w:r>
    </w:p>
    <w:p w:rsidR="00F9245F" w:rsidRDefault="00F9245F" w:rsidP="00F9245F">
      <w:pPr>
        <w:ind w:left="1440"/>
      </w:pPr>
      <w:r w:rsidRPr="00CC007E">
        <w:rPr>
          <w:noProof/>
        </w:rPr>
        <w:drawing>
          <wp:inline distT="0" distB="0" distL="0" distR="0" wp14:anchorId="451E52A7" wp14:editId="3755BAC4">
            <wp:extent cx="5368925" cy="2714625"/>
            <wp:effectExtent l="0" t="0" r="317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17</w:t>
      </w:r>
      <w:r w:rsidR="00E41004">
        <w:rPr>
          <w:noProof/>
        </w:rPr>
        <w:fldChar w:fldCharType="end"/>
      </w:r>
      <w:r>
        <w:t>: Uncheck Enable Transmission</w:t>
      </w:r>
    </w:p>
    <w:p w:rsidR="00F9245F" w:rsidRDefault="00F9245F" w:rsidP="00F9245F">
      <w:pPr>
        <w:ind w:left="1080"/>
      </w:pPr>
    </w:p>
    <w:p w:rsidR="00F9245F" w:rsidRPr="00E051A7" w:rsidRDefault="00F9245F" w:rsidP="00F9245F">
      <w:pPr>
        <w:ind w:left="1080"/>
      </w:pPr>
      <w:r>
        <w:t xml:space="preserve">Uncheck </w:t>
      </w:r>
      <w:r w:rsidRPr="00355256">
        <w:rPr>
          <w:b/>
        </w:rPr>
        <w:t>Enable transmission</w:t>
      </w:r>
      <w:r>
        <w:rPr>
          <w:i/>
        </w:rPr>
        <w:t xml:space="preserve"> </w:t>
      </w:r>
      <w:r>
        <w:t>to stop this xBR from transmitting commands to xBands. Transmit commands configured on this reader will be preserved.</w:t>
      </w:r>
    </w:p>
    <w:p w:rsidR="00F9245F" w:rsidRPr="00E051A7" w:rsidRDefault="00F9245F" w:rsidP="00F9245F">
      <w:pPr>
        <w:pStyle w:val="H3Body"/>
        <w:ind w:left="0"/>
      </w:pPr>
    </w:p>
    <w:p w:rsidR="00F9245F" w:rsidRDefault="00F9245F" w:rsidP="00F9245F">
      <w:pPr>
        <w:pStyle w:val="Heading3"/>
      </w:pPr>
      <w:bookmarkStart w:id="70" w:name="_Toc336875862"/>
      <w:r>
        <w:t>Add Band Transmit Command</w:t>
      </w:r>
      <w:bookmarkEnd w:id="70"/>
    </w:p>
    <w:p w:rsidR="00F9245F" w:rsidRDefault="00F9245F" w:rsidP="00F9245F">
      <w:pPr>
        <w:pStyle w:val="BodyTextIndent"/>
        <w:ind w:left="720"/>
      </w:pPr>
      <w:r>
        <w:t xml:space="preserve">Band transmit command can be configured </w:t>
      </w:r>
      <w:ins w:id="71" w:author="Stephen Beecroft" w:date="2012-10-01T15:40:00Z">
        <w:r w:rsidR="00E14522">
          <w:t xml:space="preserve">only </w:t>
        </w:r>
      </w:ins>
      <w:r>
        <w:t>for xBR (long range) readers. Any xBR is capable of transmitting commands to bands.</w:t>
      </w:r>
    </w:p>
    <w:p w:rsidR="00F9245F" w:rsidRDefault="00F9245F" w:rsidP="006B163F">
      <w:pPr>
        <w:pStyle w:val="ListParagraph"/>
        <w:numPr>
          <w:ilvl w:val="0"/>
          <w:numId w:val="9"/>
        </w:numPr>
        <w:ind w:left="1080"/>
      </w:pPr>
      <w:r>
        <w:t xml:space="preserve">Navigate to the </w:t>
      </w:r>
      <w:r w:rsidRPr="00A147DC">
        <w:rPr>
          <w:b/>
        </w:rPr>
        <w:t>Location Editor</w:t>
      </w:r>
      <w:r>
        <w:t xml:space="preserve"> page.</w:t>
      </w:r>
    </w:p>
    <w:p w:rsidR="00272ED2" w:rsidRDefault="00F9245F" w:rsidP="006B163F">
      <w:pPr>
        <w:pStyle w:val="ListParagraph"/>
        <w:numPr>
          <w:ilvl w:val="0"/>
          <w:numId w:val="9"/>
        </w:numPr>
        <w:ind w:left="1080"/>
        <w:rPr>
          <w:ins w:id="72" w:author="Stephen Beecroft" w:date="2012-10-01T15:43:00Z"/>
        </w:rPr>
      </w:pPr>
      <w:r>
        <w:t xml:space="preserve">From the </w:t>
      </w:r>
      <w:r w:rsidRPr="00564C44">
        <w:rPr>
          <w:i/>
        </w:rPr>
        <w:t xml:space="preserve">accordion </w:t>
      </w:r>
      <w:r>
        <w:t>menu on the right, select the location your reader is linked to and then select that reader.</w:t>
      </w:r>
    </w:p>
    <w:p w:rsidR="00F9245F" w:rsidRPr="00461A2B" w:rsidRDefault="00E14522" w:rsidP="006B163F">
      <w:pPr>
        <w:pStyle w:val="ListParagraph"/>
        <w:numPr>
          <w:ilvl w:val="0"/>
          <w:numId w:val="9"/>
        </w:numPr>
        <w:ind w:left="1080"/>
      </w:pPr>
      <w:ins w:id="73" w:author="Stephen Beecroft" w:date="2012-10-01T15:40:00Z">
        <w:r>
          <w:t>From the r</w:t>
        </w:r>
      </w:ins>
      <w:r w:rsidR="00F9245F">
        <w:t xml:space="preserve">eader menu </w:t>
      </w:r>
      <w:ins w:id="74" w:author="Stephen Beecroft" w:date="2012-10-01T15:40:00Z">
        <w:r>
          <w:t xml:space="preserve">that </w:t>
        </w:r>
      </w:ins>
      <w:r w:rsidR="00F9245F">
        <w:t>appear</w:t>
      </w:r>
      <w:ins w:id="75" w:author="Stephen Beecroft" w:date="2012-10-01T15:40:00Z">
        <w:r>
          <w:t>s,</w:t>
        </w:r>
      </w:ins>
      <w:r w:rsidR="00F9245F">
        <w:t xml:space="preserve"> </w:t>
      </w:r>
      <w:ins w:id="76" w:author="Stephen Beecroft" w:date="2012-10-01T15:40:00Z">
        <w:r>
          <w:t>s</w:t>
        </w:r>
      </w:ins>
      <w:r w:rsidR="00F9245F">
        <w:t xml:space="preserve">elect </w:t>
      </w:r>
      <w:r w:rsidR="00F9245F" w:rsidRPr="00355256">
        <w:rPr>
          <w:b/>
        </w:rPr>
        <w:t>Transmit</w:t>
      </w:r>
      <w:r w:rsidR="00F9245F" w:rsidRPr="00564C44">
        <w:rPr>
          <w:i/>
        </w:rPr>
        <w:t>.</w:t>
      </w:r>
    </w:p>
    <w:p w:rsidR="00F9245F" w:rsidRDefault="00F9245F" w:rsidP="00F9245F">
      <w:pPr>
        <w:ind w:left="1080"/>
      </w:pPr>
      <w:r w:rsidRPr="00461A2B">
        <w:rPr>
          <w:noProof/>
        </w:rPr>
        <w:drawing>
          <wp:inline distT="0" distB="0" distL="0" distR="0" wp14:anchorId="6EEAD2D5" wp14:editId="41A72938">
            <wp:extent cx="4942114" cy="2162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14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Pr="00461A2B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18</w:t>
      </w:r>
      <w:r w:rsidR="00E41004">
        <w:rPr>
          <w:noProof/>
        </w:rPr>
        <w:fldChar w:fldCharType="end"/>
      </w:r>
      <w:r>
        <w:t>: Select Transmit</w:t>
      </w:r>
    </w:p>
    <w:p w:rsidR="00F9245F" w:rsidRDefault="00F9245F" w:rsidP="006B163F">
      <w:pPr>
        <w:pStyle w:val="ListParagraph"/>
        <w:numPr>
          <w:ilvl w:val="0"/>
          <w:numId w:val="9"/>
        </w:numPr>
        <w:ind w:left="1080"/>
      </w:pPr>
      <w:r>
        <w:t>The following page will open.</w:t>
      </w:r>
    </w:p>
    <w:p w:rsidR="00F9245F" w:rsidRDefault="00F9245F" w:rsidP="00F9245F">
      <w:pPr>
        <w:ind w:left="1080"/>
      </w:pPr>
      <w:r w:rsidRPr="00461A2B">
        <w:rPr>
          <w:noProof/>
        </w:rPr>
        <w:drawing>
          <wp:inline distT="0" distB="0" distL="0" distR="0" wp14:anchorId="44E51C4A" wp14:editId="247B1FA5">
            <wp:extent cx="5368925" cy="2714625"/>
            <wp:effectExtent l="0" t="0" r="317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Pr="00461A2B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19</w:t>
      </w:r>
      <w:r w:rsidR="00E41004">
        <w:rPr>
          <w:noProof/>
        </w:rPr>
        <w:fldChar w:fldCharType="end"/>
      </w:r>
      <w:r>
        <w:t>: Transmit Options</w:t>
      </w:r>
    </w:p>
    <w:p w:rsidR="00F9245F" w:rsidRDefault="00F9245F" w:rsidP="00F9245F">
      <w:pPr>
        <w:ind w:left="720"/>
      </w:pPr>
    </w:p>
    <w:p w:rsidR="00272ED2" w:rsidRDefault="00272ED2">
      <w:pPr>
        <w:spacing w:after="0" w:line="240" w:lineRule="auto"/>
        <w:rPr>
          <w:ins w:id="77" w:author="Stephen Beecroft" w:date="2012-10-01T15:45:00Z"/>
        </w:rPr>
      </w:pPr>
      <w:ins w:id="78" w:author="Stephen Beecroft" w:date="2012-10-01T15:45:00Z">
        <w:r>
          <w:br w:type="page"/>
        </w:r>
      </w:ins>
    </w:p>
    <w:p w:rsidR="00F9245F" w:rsidRDefault="00272ED2" w:rsidP="00F9245F">
      <w:pPr>
        <w:ind w:left="720"/>
      </w:pPr>
      <w:ins w:id="79" w:author="Stephen Beecroft" w:date="2012-10-01T15:44:00Z">
        <w:r>
          <w:t>This page allows you to do the following</w:t>
        </w:r>
      </w:ins>
      <w:r w:rsidR="00F9245F">
        <w:t>:</w:t>
      </w:r>
    </w:p>
    <w:tbl>
      <w:tblPr>
        <w:tblStyle w:val="TableGrid"/>
        <w:tblW w:w="0" w:type="auto"/>
        <w:tblInd w:w="82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6408"/>
      </w:tblGrid>
      <w:tr w:rsidR="00F9245F" w:rsidTr="00355256">
        <w:tc>
          <w:tcPr>
            <w:tcW w:w="2340" w:type="dxa"/>
            <w:shd w:val="clear" w:color="auto" w:fill="B8CCE4" w:themeFill="accent1" w:themeFillTint="66"/>
          </w:tcPr>
          <w:p w:rsidR="00F9245F" w:rsidRPr="00461A2B" w:rsidRDefault="00F9245F" w:rsidP="00F9245F">
            <w:pPr>
              <w:rPr>
                <w:b/>
              </w:rPr>
            </w:pPr>
            <w:r w:rsidRPr="00461A2B">
              <w:rPr>
                <w:b/>
              </w:rPr>
              <w:t>Field</w:t>
            </w:r>
          </w:p>
        </w:tc>
        <w:tc>
          <w:tcPr>
            <w:tcW w:w="6408" w:type="dxa"/>
            <w:shd w:val="clear" w:color="auto" w:fill="B8CCE4" w:themeFill="accent1" w:themeFillTint="66"/>
          </w:tcPr>
          <w:p w:rsidR="00F9245F" w:rsidRPr="00461A2B" w:rsidRDefault="00F9245F" w:rsidP="00F9245F">
            <w:pPr>
              <w:rPr>
                <w:b/>
              </w:rPr>
            </w:pPr>
            <w:r w:rsidRPr="00461A2B">
              <w:rPr>
                <w:b/>
              </w:rPr>
              <w:t>Description</w:t>
            </w:r>
          </w:p>
        </w:tc>
      </w:tr>
      <w:tr w:rsidR="00F9245F" w:rsidTr="00355256">
        <w:tc>
          <w:tcPr>
            <w:tcW w:w="2340" w:type="dxa"/>
          </w:tcPr>
          <w:p w:rsidR="00F9245F" w:rsidRPr="00461A2B" w:rsidRDefault="00F9245F" w:rsidP="00F9245F">
            <w:pPr>
              <w:rPr>
                <w:i/>
              </w:rPr>
            </w:pPr>
            <w:r w:rsidRPr="00461A2B">
              <w:rPr>
                <w:i/>
              </w:rPr>
              <w:t>Enable transmission</w:t>
            </w:r>
          </w:p>
        </w:tc>
        <w:tc>
          <w:tcPr>
            <w:tcW w:w="6408" w:type="dxa"/>
          </w:tcPr>
          <w:p w:rsidR="00F9245F" w:rsidRDefault="00F9245F" w:rsidP="00F9245F">
            <w:r>
              <w:t>When this checkbox is checked, xBRC will send bands transmit commands defined on this reader to the reader.</w:t>
            </w:r>
          </w:p>
        </w:tc>
      </w:tr>
      <w:tr w:rsidR="00F9245F" w:rsidTr="00355256">
        <w:trPr>
          <w:trHeight w:val="395"/>
        </w:trPr>
        <w:tc>
          <w:tcPr>
            <w:tcW w:w="2340" w:type="dxa"/>
          </w:tcPr>
          <w:p w:rsidR="00F9245F" w:rsidRPr="00461A2B" w:rsidRDefault="00F9245F" w:rsidP="00F9245F">
            <w:pPr>
              <w:rPr>
                <w:i/>
              </w:rPr>
            </w:pPr>
            <w:r w:rsidRPr="00461A2B">
              <w:rPr>
                <w:i/>
              </w:rPr>
              <w:t>Signal strength transmit threshold</w:t>
            </w:r>
          </w:p>
        </w:tc>
        <w:tc>
          <w:tcPr>
            <w:tcW w:w="6408" w:type="dxa"/>
          </w:tcPr>
          <w:p w:rsidR="00F9245F" w:rsidRDefault="00F9245F" w:rsidP="00F9245F">
            <w:r>
              <w:t>Integer value between -127 and -40. Signal strength transmit threshold is different from the signal strength threshold used by xBRC for guest singulation. When a transmit command is configured to apply to all bands pinging the xBR with a certain signal strength, this is the value used.</w:t>
            </w:r>
          </w:p>
        </w:tc>
      </w:tr>
      <w:tr w:rsidR="00F9245F" w:rsidTr="00355256">
        <w:trPr>
          <w:trHeight w:val="395"/>
        </w:trPr>
        <w:tc>
          <w:tcPr>
            <w:tcW w:w="2340" w:type="dxa"/>
          </w:tcPr>
          <w:p w:rsidR="00F9245F" w:rsidRPr="00461A2B" w:rsidRDefault="00F9245F" w:rsidP="00F9245F">
            <w:pPr>
              <w:rPr>
                <w:i/>
              </w:rPr>
            </w:pPr>
            <w:r w:rsidRPr="00461A2B">
              <w:rPr>
                <w:i/>
              </w:rPr>
              <w:t>xBand transmit commands already configured</w:t>
            </w:r>
          </w:p>
        </w:tc>
        <w:tc>
          <w:tcPr>
            <w:tcW w:w="6408" w:type="dxa"/>
          </w:tcPr>
          <w:p w:rsidR="00F9245F" w:rsidRDefault="00F9245F" w:rsidP="00F9245F">
            <w:r>
              <w:t>A list of commands already configured for this reader.</w:t>
            </w:r>
          </w:p>
        </w:tc>
      </w:tr>
      <w:tr w:rsidR="00F9245F" w:rsidTr="00355256">
        <w:tc>
          <w:tcPr>
            <w:tcW w:w="2340" w:type="dxa"/>
          </w:tcPr>
          <w:p w:rsidR="00F9245F" w:rsidRPr="00461A2B" w:rsidRDefault="00F9245F" w:rsidP="00F9245F">
            <w:pPr>
              <w:rPr>
                <w:i/>
              </w:rPr>
            </w:pPr>
            <w:r w:rsidRPr="00461A2B">
              <w:rPr>
                <w:i/>
              </w:rPr>
              <w:t>Add a command</w:t>
            </w:r>
          </w:p>
        </w:tc>
        <w:tc>
          <w:tcPr>
            <w:tcW w:w="6408" w:type="dxa"/>
          </w:tcPr>
          <w:p w:rsidR="00F9245F" w:rsidRDefault="00F9245F" w:rsidP="00F9245F">
            <w:r>
              <w:t>Click on the plus next to this label to configure a new command for this reader.</w:t>
            </w:r>
          </w:p>
        </w:tc>
      </w:tr>
    </w:tbl>
    <w:p w:rsidR="00F9245F" w:rsidRDefault="00F9245F" w:rsidP="00F9245F"/>
    <w:p w:rsidR="00F9245F" w:rsidRDefault="00F9245F" w:rsidP="00F9245F">
      <w:pPr>
        <w:ind w:left="720"/>
        <w:rPr>
          <w:noProof/>
        </w:rPr>
      </w:pPr>
      <w:r>
        <w:t xml:space="preserve">The plus next to the </w:t>
      </w:r>
      <w:r w:rsidRPr="00461A2B">
        <w:rPr>
          <w:i/>
        </w:rPr>
        <w:t>Add a command</w:t>
      </w:r>
      <w:r>
        <w:t xml:space="preserve"> link will take you to the following form:</w:t>
      </w:r>
    </w:p>
    <w:p w:rsidR="00F9245F" w:rsidRDefault="00F9245F" w:rsidP="00F9245F">
      <w:pPr>
        <w:ind w:left="720"/>
      </w:pPr>
      <w:r>
        <w:rPr>
          <w:noProof/>
        </w:rPr>
        <w:drawing>
          <wp:inline distT="0" distB="0" distL="0" distR="0" wp14:anchorId="2279D1D6" wp14:editId="3673D0DD">
            <wp:extent cx="5943600" cy="2553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Pr="00461A2B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20</w:t>
      </w:r>
      <w:r w:rsidR="00E41004">
        <w:rPr>
          <w:noProof/>
        </w:rPr>
        <w:fldChar w:fldCharType="end"/>
      </w:r>
      <w:r>
        <w:t>: Form for Adding a Command</w:t>
      </w:r>
    </w:p>
    <w:p w:rsidR="00F9245F" w:rsidRDefault="00F9245F" w:rsidP="00F9245F">
      <w:pPr>
        <w:ind w:left="360"/>
      </w:pPr>
    </w:p>
    <w:p w:rsidR="00272ED2" w:rsidRDefault="00272ED2">
      <w:pPr>
        <w:spacing w:after="0" w:line="240" w:lineRule="auto"/>
        <w:rPr>
          <w:ins w:id="80" w:author="Stephen Beecroft" w:date="2012-10-01T15:45:00Z"/>
        </w:rPr>
      </w:pPr>
      <w:ins w:id="81" w:author="Stephen Beecroft" w:date="2012-10-01T15:45:00Z">
        <w:r>
          <w:br w:type="page"/>
        </w:r>
      </w:ins>
    </w:p>
    <w:p w:rsidR="00F9245F" w:rsidRDefault="00F9245F" w:rsidP="006B163F">
      <w:pPr>
        <w:pStyle w:val="ListParagraph"/>
        <w:numPr>
          <w:ilvl w:val="0"/>
          <w:numId w:val="9"/>
        </w:numPr>
      </w:pPr>
      <w:r>
        <w:t>Using this form you can configure a new band commands as follows:</w:t>
      </w:r>
    </w:p>
    <w:tbl>
      <w:tblPr>
        <w:tblStyle w:val="TableGrid"/>
        <w:tblW w:w="0" w:type="auto"/>
        <w:tblInd w:w="82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6588"/>
      </w:tblGrid>
      <w:tr w:rsidR="00F9245F" w:rsidTr="007C14CC">
        <w:tc>
          <w:tcPr>
            <w:tcW w:w="2160" w:type="dxa"/>
            <w:shd w:val="clear" w:color="auto" w:fill="B8CCE4" w:themeFill="accent1" w:themeFillTint="66"/>
          </w:tcPr>
          <w:p w:rsidR="00F9245F" w:rsidRPr="00461A2B" w:rsidRDefault="00F9245F" w:rsidP="00F9245F">
            <w:pPr>
              <w:rPr>
                <w:b/>
              </w:rPr>
            </w:pPr>
            <w:r w:rsidRPr="00461A2B">
              <w:rPr>
                <w:b/>
              </w:rPr>
              <w:t>Field</w:t>
            </w:r>
          </w:p>
        </w:tc>
        <w:tc>
          <w:tcPr>
            <w:tcW w:w="6588" w:type="dxa"/>
            <w:shd w:val="clear" w:color="auto" w:fill="B8CCE4" w:themeFill="accent1" w:themeFillTint="66"/>
          </w:tcPr>
          <w:p w:rsidR="00F9245F" w:rsidRPr="00461A2B" w:rsidRDefault="00F9245F" w:rsidP="00F9245F">
            <w:pPr>
              <w:rPr>
                <w:b/>
              </w:rPr>
            </w:pPr>
            <w:r w:rsidRPr="00461A2B">
              <w:rPr>
                <w:b/>
              </w:rPr>
              <w:t>Description</w:t>
            </w:r>
          </w:p>
        </w:tc>
      </w:tr>
      <w:tr w:rsidR="00F9245F" w:rsidTr="007C14CC">
        <w:tc>
          <w:tcPr>
            <w:tcW w:w="2160" w:type="dxa"/>
          </w:tcPr>
          <w:p w:rsidR="00F9245F" w:rsidRPr="00461A2B" w:rsidRDefault="00F9245F" w:rsidP="00F9245F">
            <w:pPr>
              <w:rPr>
                <w:i/>
              </w:rPr>
            </w:pPr>
            <w:r w:rsidRPr="00461A2B">
              <w:rPr>
                <w:i/>
              </w:rPr>
              <w:t>The first dropdown in the top left corner of the form</w:t>
            </w:r>
          </w:p>
        </w:tc>
        <w:tc>
          <w:tcPr>
            <w:tcW w:w="6588" w:type="dxa"/>
          </w:tcPr>
          <w:p w:rsidR="00F9245F" w:rsidRDefault="00F9245F" w:rsidP="00F9245F">
            <w:r>
              <w:t xml:space="preserve">Select a command to add. Possible choices include: </w:t>
            </w:r>
            <w:r w:rsidRPr="00461A2B">
              <w:rPr>
                <w:i/>
              </w:rPr>
              <w:t>Fast Ping</w:t>
            </w:r>
            <w:r>
              <w:t xml:space="preserve">, </w:t>
            </w:r>
            <w:r w:rsidRPr="00461A2B">
              <w:rPr>
                <w:i/>
              </w:rPr>
              <w:t>Active</w:t>
            </w:r>
            <w:r>
              <w:t xml:space="preserve">, and </w:t>
            </w:r>
            <w:r w:rsidRPr="00461A2B">
              <w:rPr>
                <w:i/>
              </w:rPr>
              <w:t>Economy</w:t>
            </w:r>
            <w:r>
              <w:t xml:space="preserve"> in the order of a state with the highest battery consumption first.</w:t>
            </w:r>
          </w:p>
        </w:tc>
      </w:tr>
      <w:tr w:rsidR="00F9245F" w:rsidTr="007C14CC">
        <w:trPr>
          <w:trHeight w:val="395"/>
        </w:trPr>
        <w:tc>
          <w:tcPr>
            <w:tcW w:w="2160" w:type="dxa"/>
          </w:tcPr>
          <w:p w:rsidR="00F9245F" w:rsidRPr="00461A2B" w:rsidRDefault="00F9245F" w:rsidP="00F9245F">
            <w:pPr>
              <w:rPr>
                <w:i/>
              </w:rPr>
            </w:pPr>
            <w:r w:rsidRPr="00461A2B">
              <w:rPr>
                <w:i/>
              </w:rPr>
              <w:t>Frequency</w:t>
            </w:r>
          </w:p>
        </w:tc>
        <w:tc>
          <w:tcPr>
            <w:tcW w:w="6588" w:type="dxa"/>
          </w:tcPr>
          <w:p w:rsidR="00F9245F" w:rsidRDefault="00F9245F" w:rsidP="00F9245F">
            <w:r>
              <w:t>Tells the band either how often to wake up to listen to commands from xBR or how often to ping.</w:t>
            </w:r>
          </w:p>
        </w:tc>
      </w:tr>
      <w:tr w:rsidR="00F9245F" w:rsidTr="007C14CC">
        <w:trPr>
          <w:trHeight w:val="395"/>
        </w:trPr>
        <w:tc>
          <w:tcPr>
            <w:tcW w:w="2160" w:type="dxa"/>
          </w:tcPr>
          <w:p w:rsidR="00F9245F" w:rsidRPr="00461A2B" w:rsidRDefault="00F9245F" w:rsidP="00F9245F">
            <w:pPr>
              <w:rPr>
                <w:i/>
              </w:rPr>
            </w:pPr>
            <w:r w:rsidRPr="00461A2B">
              <w:rPr>
                <w:i/>
              </w:rPr>
              <w:t>Timeout</w:t>
            </w:r>
          </w:p>
        </w:tc>
        <w:tc>
          <w:tcPr>
            <w:tcW w:w="6588" w:type="dxa"/>
          </w:tcPr>
          <w:p w:rsidR="00F9245F" w:rsidRDefault="00F9245F" w:rsidP="00F9245F">
            <w:r>
              <w:t xml:space="preserve">Amount of time xBands stay in their current state before reverting to their previous state, unless the command is repeated. A band will revert from its current state to the state with a lesser battery consumption. Thus, </w:t>
            </w:r>
            <w:r w:rsidRPr="00461A2B">
              <w:rPr>
                <w:i/>
              </w:rPr>
              <w:t>Fast Ping</w:t>
            </w:r>
            <w:r>
              <w:t xml:space="preserve"> will revert to </w:t>
            </w:r>
            <w:r w:rsidRPr="00461A2B">
              <w:rPr>
                <w:i/>
              </w:rPr>
              <w:t>Active</w:t>
            </w:r>
            <w:r>
              <w:t xml:space="preserve">, which will revert to </w:t>
            </w:r>
            <w:r w:rsidRPr="00461A2B">
              <w:rPr>
                <w:i/>
              </w:rPr>
              <w:t>Economy</w:t>
            </w:r>
            <w:r>
              <w:t>.</w:t>
            </w:r>
          </w:p>
        </w:tc>
      </w:tr>
      <w:tr w:rsidR="00F9245F" w:rsidTr="007C14CC">
        <w:tc>
          <w:tcPr>
            <w:tcW w:w="2160" w:type="dxa"/>
          </w:tcPr>
          <w:p w:rsidR="00F9245F" w:rsidRPr="00461A2B" w:rsidRDefault="00F9245F" w:rsidP="00F9245F">
            <w:pPr>
              <w:rPr>
                <w:i/>
              </w:rPr>
            </w:pPr>
            <w:r w:rsidRPr="00461A2B">
              <w:rPr>
                <w:i/>
              </w:rPr>
              <w:t>Transmit mode</w:t>
            </w:r>
          </w:p>
        </w:tc>
        <w:tc>
          <w:tcPr>
            <w:tcW w:w="6588" w:type="dxa"/>
          </w:tcPr>
          <w:p w:rsidR="00F9245F" w:rsidRDefault="00F9245F" w:rsidP="00F9245F">
            <w:r>
              <w:t>Either BROADCAST or REPLY. In BROADCAST mode, the xBR will continuously transmit its commands to a mac address common to all bands. In the REPLY mode, the xBR transmits its commands as a reply to a ping from a band.</w:t>
            </w:r>
          </w:p>
        </w:tc>
      </w:tr>
      <w:tr w:rsidR="00F9245F" w:rsidTr="007C14CC">
        <w:tc>
          <w:tcPr>
            <w:tcW w:w="2160" w:type="dxa"/>
          </w:tcPr>
          <w:p w:rsidR="00F9245F" w:rsidRPr="00461A2B" w:rsidRDefault="00F9245F" w:rsidP="00F9245F">
            <w:pPr>
              <w:rPr>
                <w:i/>
              </w:rPr>
            </w:pPr>
            <w:r w:rsidRPr="00461A2B">
              <w:rPr>
                <w:i/>
              </w:rPr>
              <w:t>Apply to bands at</w:t>
            </w:r>
          </w:p>
        </w:tc>
        <w:tc>
          <w:tcPr>
            <w:tcW w:w="6588" w:type="dxa"/>
          </w:tcPr>
          <w:p w:rsidR="00F9245F" w:rsidRDefault="00F9245F" w:rsidP="00F9245F">
            <w:r>
              <w:t>Band commands can either be broadcasted or send to a more controlled list of bands. A list of bands can either be comprised of all bands with specified signal strength or all bands seen at selected location(s).</w:t>
            </w:r>
          </w:p>
        </w:tc>
      </w:tr>
    </w:tbl>
    <w:p w:rsidR="00F9245F" w:rsidRDefault="00F9245F" w:rsidP="00F9245F"/>
    <w:p w:rsidR="00F9245F" w:rsidRDefault="00F9245F" w:rsidP="006B163F">
      <w:pPr>
        <w:pStyle w:val="ListParagraph"/>
        <w:numPr>
          <w:ilvl w:val="0"/>
          <w:numId w:val="9"/>
        </w:numPr>
      </w:pPr>
      <w:r>
        <w:t xml:space="preserve">Click </w:t>
      </w:r>
      <w:r w:rsidRPr="00355256">
        <w:rPr>
          <w:b/>
        </w:rPr>
        <w:t>Submit</w:t>
      </w:r>
      <w:r>
        <w:rPr>
          <w:i/>
        </w:rPr>
        <w:t xml:space="preserve"> </w:t>
      </w:r>
      <w:r>
        <w:t>to save your command to the database.</w:t>
      </w:r>
    </w:p>
    <w:p w:rsidR="00F9245F" w:rsidRPr="00461A2B" w:rsidRDefault="00F9245F" w:rsidP="006B163F">
      <w:pPr>
        <w:pStyle w:val="ListParagraph"/>
        <w:numPr>
          <w:ilvl w:val="0"/>
          <w:numId w:val="9"/>
        </w:numPr>
      </w:pPr>
      <w:r>
        <w:t xml:space="preserve">Click </w:t>
      </w:r>
      <w:r w:rsidRPr="00355256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 its state with the database.</w:t>
      </w:r>
    </w:p>
    <w:p w:rsidR="00F9245F" w:rsidRPr="002206F5" w:rsidRDefault="00F9245F" w:rsidP="00F9245F">
      <w:pPr>
        <w:pStyle w:val="H3Body"/>
        <w:ind w:left="0"/>
      </w:pPr>
    </w:p>
    <w:p w:rsidR="00F9245F" w:rsidRDefault="00F9245F" w:rsidP="00F9245F">
      <w:pPr>
        <w:pStyle w:val="Heading3"/>
      </w:pPr>
      <w:bookmarkStart w:id="82" w:name="_Toc336875863"/>
      <w:r>
        <w:t>Remove Band Transmit Command</w:t>
      </w:r>
      <w:bookmarkEnd w:id="82"/>
    </w:p>
    <w:p w:rsidR="00F9245F" w:rsidRDefault="00F9245F" w:rsidP="00F9245F">
      <w:pPr>
        <w:pStyle w:val="BodyTextIndent"/>
        <w:ind w:left="720"/>
      </w:pPr>
      <w:r>
        <w:t xml:space="preserve">Band transmit command can be configured </w:t>
      </w:r>
      <w:ins w:id="83" w:author="Stephen Beecroft" w:date="2012-10-01T15:46:00Z">
        <w:r w:rsidR="00272ED2">
          <w:t xml:space="preserve">only </w:t>
        </w:r>
      </w:ins>
      <w:r>
        <w:t>for xBR (long range) readers. Any xBR is capable of transmitting commands to bands.</w:t>
      </w:r>
    </w:p>
    <w:p w:rsidR="00F9245F" w:rsidRDefault="00F9245F" w:rsidP="006B163F">
      <w:pPr>
        <w:pStyle w:val="ListParagraph"/>
        <w:numPr>
          <w:ilvl w:val="0"/>
          <w:numId w:val="8"/>
        </w:numPr>
      </w:pPr>
      <w:r>
        <w:t xml:space="preserve">Navigate to the </w:t>
      </w:r>
      <w:r w:rsidRPr="00564C44">
        <w:rPr>
          <w:b/>
        </w:rPr>
        <w:t>Location Editor</w:t>
      </w:r>
      <w:r>
        <w:t xml:space="preserve"> page.</w:t>
      </w:r>
    </w:p>
    <w:p w:rsidR="00272ED2" w:rsidRDefault="00F9245F" w:rsidP="006B163F">
      <w:pPr>
        <w:pStyle w:val="ListParagraph"/>
        <w:numPr>
          <w:ilvl w:val="0"/>
          <w:numId w:val="8"/>
        </w:numPr>
        <w:rPr>
          <w:ins w:id="84" w:author="Stephen Beecroft" w:date="2012-10-01T15:46:00Z"/>
        </w:rPr>
      </w:pPr>
      <w:r>
        <w:t xml:space="preserve">From the </w:t>
      </w:r>
      <w:r w:rsidRPr="00564C44">
        <w:rPr>
          <w:i/>
        </w:rPr>
        <w:t xml:space="preserve">accordion </w:t>
      </w:r>
      <w:r>
        <w:t>menu on the right, select the location your reader is linked to and then select that reader.</w:t>
      </w:r>
    </w:p>
    <w:p w:rsidR="00F9245F" w:rsidRPr="006E4B33" w:rsidRDefault="00272ED2" w:rsidP="006B163F">
      <w:pPr>
        <w:pStyle w:val="ListParagraph"/>
        <w:numPr>
          <w:ilvl w:val="0"/>
          <w:numId w:val="8"/>
        </w:numPr>
      </w:pPr>
      <w:ins w:id="85" w:author="Stephen Beecroft" w:date="2012-10-01T15:46:00Z">
        <w:r>
          <w:t>From the r</w:t>
        </w:r>
      </w:ins>
      <w:r w:rsidR="00F9245F">
        <w:t xml:space="preserve">eader menu </w:t>
      </w:r>
      <w:ins w:id="86" w:author="Stephen Beecroft" w:date="2012-10-01T15:46:00Z">
        <w:r>
          <w:t xml:space="preserve">that </w:t>
        </w:r>
      </w:ins>
      <w:r w:rsidR="00F9245F">
        <w:t>appear</w:t>
      </w:r>
      <w:ins w:id="87" w:author="Stephen Beecroft" w:date="2012-10-01T15:46:00Z">
        <w:r>
          <w:t>s,</w:t>
        </w:r>
      </w:ins>
      <w:r w:rsidR="00F9245F">
        <w:t xml:space="preserve"> </w:t>
      </w:r>
      <w:ins w:id="88" w:author="Stephen Beecroft" w:date="2012-10-01T15:46:00Z">
        <w:r>
          <w:t>s</w:t>
        </w:r>
      </w:ins>
      <w:r w:rsidR="00F9245F">
        <w:t xml:space="preserve">elect </w:t>
      </w:r>
      <w:r w:rsidR="00F9245F">
        <w:rPr>
          <w:i/>
        </w:rPr>
        <w:t>Transmit</w:t>
      </w:r>
      <w:r w:rsidR="00F9245F" w:rsidRPr="00564C44">
        <w:rPr>
          <w:i/>
        </w:rPr>
        <w:t>.</w:t>
      </w:r>
    </w:p>
    <w:p w:rsidR="00F9245F" w:rsidRDefault="00F9245F" w:rsidP="00F9245F">
      <w:pPr>
        <w:ind w:left="1440"/>
      </w:pPr>
      <w:r w:rsidRPr="00CC007E">
        <w:rPr>
          <w:noProof/>
        </w:rPr>
        <w:drawing>
          <wp:inline distT="0" distB="0" distL="0" distR="0" wp14:anchorId="14208B20" wp14:editId="3F860020">
            <wp:extent cx="5200839" cy="22753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913" cy="227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Pr="006E4B33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21</w:t>
      </w:r>
      <w:r w:rsidR="00E41004">
        <w:rPr>
          <w:noProof/>
        </w:rPr>
        <w:fldChar w:fldCharType="end"/>
      </w:r>
      <w:r>
        <w:t>: Location Editor Page</w:t>
      </w:r>
    </w:p>
    <w:p w:rsidR="00F9245F" w:rsidRDefault="00F9245F" w:rsidP="00F9245F">
      <w:pPr>
        <w:ind w:left="1440"/>
      </w:pPr>
      <w:r>
        <w:t>The following page will open:</w:t>
      </w:r>
    </w:p>
    <w:p w:rsidR="00F9245F" w:rsidRDefault="00F9245F" w:rsidP="00F9245F">
      <w:pPr>
        <w:ind w:left="1440"/>
      </w:pPr>
      <w:r w:rsidRPr="00461A2B">
        <w:rPr>
          <w:noProof/>
        </w:rPr>
        <w:drawing>
          <wp:inline distT="0" distB="0" distL="0" distR="0" wp14:anchorId="12BF99A1" wp14:editId="5B756C56">
            <wp:extent cx="5368925" cy="2714625"/>
            <wp:effectExtent l="0" t="0" r="317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22</w:t>
      </w:r>
      <w:r w:rsidR="00E41004">
        <w:rPr>
          <w:noProof/>
        </w:rPr>
        <w:fldChar w:fldCharType="end"/>
      </w:r>
      <w:r>
        <w:t>: Selecting the Delete Icon</w:t>
      </w:r>
    </w:p>
    <w:p w:rsidR="00F9245F" w:rsidRDefault="00F9245F" w:rsidP="006B163F">
      <w:pPr>
        <w:pStyle w:val="ListParagraph"/>
        <w:numPr>
          <w:ilvl w:val="0"/>
          <w:numId w:val="8"/>
        </w:numPr>
      </w:pPr>
      <w:r>
        <w:t xml:space="preserve">Click the </w:t>
      </w:r>
      <w:r>
        <w:rPr>
          <w:i/>
        </w:rPr>
        <w:t xml:space="preserve">Delete </w:t>
      </w:r>
      <w:r>
        <w:t>icon next to the command you wish to remove.</w:t>
      </w:r>
    </w:p>
    <w:p w:rsidR="00F9245F" w:rsidRDefault="00F9245F" w:rsidP="006B163F">
      <w:pPr>
        <w:pStyle w:val="ListParagraph"/>
        <w:numPr>
          <w:ilvl w:val="0"/>
          <w:numId w:val="8"/>
        </w:numPr>
      </w:pPr>
      <w:r>
        <w:t xml:space="preserve">Click </w:t>
      </w:r>
      <w:r w:rsidRPr="00355256">
        <w:rPr>
          <w:b/>
        </w:rPr>
        <w:t>I’m finished making changes. Notify the XBRC</w:t>
      </w:r>
      <w:r>
        <w:rPr>
          <w:i/>
        </w:rPr>
        <w:t xml:space="preserve"> </w:t>
      </w:r>
      <w:r>
        <w:t>to force xBRC to synch its state with the database.</w:t>
      </w:r>
    </w:p>
    <w:p w:rsidR="00F9245F" w:rsidRDefault="00F9245F" w:rsidP="00F9245F"/>
    <w:p w:rsidR="00F9245F" w:rsidRDefault="00F9245F" w:rsidP="00F9245F">
      <w:pPr>
        <w:pStyle w:val="Heading2"/>
      </w:pPr>
      <w:bookmarkStart w:id="89" w:name="_Toc336875864"/>
      <w:r>
        <w:t>Subway Diagram</w:t>
      </w:r>
      <w:bookmarkEnd w:id="89"/>
    </w:p>
    <w:p w:rsidR="00F9245F" w:rsidRPr="00A724BB" w:rsidRDefault="00F9245F" w:rsidP="00F9245F">
      <w:pPr>
        <w:pStyle w:val="BodyTextIndent"/>
      </w:pPr>
      <w:r>
        <w:t xml:space="preserve">All actions on the subway diagram are performed from the </w:t>
      </w:r>
      <w:r w:rsidRPr="009F6794">
        <w:rPr>
          <w:b/>
        </w:rPr>
        <w:t>Facility Designer</w:t>
      </w:r>
      <w:r>
        <w:t xml:space="preserve"> page accessible from the </w:t>
      </w:r>
      <w:r w:rsidRPr="009F6794">
        <w:rPr>
          <w:b/>
        </w:rPr>
        <w:t>Home</w:t>
      </w:r>
      <w:r>
        <w:t xml:space="preserve"> page. </w:t>
      </w:r>
      <w:ins w:id="90" w:author="Stephen Beecroft" w:date="2012-10-01T15:47:00Z">
        <w:r w:rsidR="007E299E">
          <w:t>This page provides</w:t>
        </w:r>
      </w:ins>
      <w:r>
        <w:t xml:space="preserve"> a flexible way of creating a graphical representation of a wide range of facilities.</w:t>
      </w:r>
    </w:p>
    <w:p w:rsidR="00F9245F" w:rsidRDefault="00F9245F" w:rsidP="00F9245F">
      <w:pPr>
        <w:pStyle w:val="H2Body"/>
      </w:pPr>
    </w:p>
    <w:p w:rsidR="00F9245F" w:rsidRDefault="00F9245F" w:rsidP="00F9245F">
      <w:pPr>
        <w:pStyle w:val="H2Body"/>
        <w:keepNext/>
        <w:ind w:left="720"/>
      </w:pPr>
      <w:r>
        <w:rPr>
          <w:noProof/>
        </w:rPr>
        <w:drawing>
          <wp:inline distT="0" distB="0" distL="0" distR="0" wp14:anchorId="42C9F795" wp14:editId="592BEEE3">
            <wp:extent cx="5408762" cy="2882361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1301" cy="288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Pr="009F6794" w:rsidRDefault="00F9245F" w:rsidP="00F9245F">
      <w:pPr>
        <w:pStyle w:val="Caption"/>
        <w:ind w:left="270" w:firstLine="45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23</w:t>
      </w:r>
      <w:r w:rsidR="00E41004">
        <w:rPr>
          <w:noProof/>
        </w:rPr>
        <w:fldChar w:fldCharType="end"/>
      </w:r>
      <w:r>
        <w:t>: Facility Designer Page</w:t>
      </w:r>
    </w:p>
    <w:p w:rsidR="00F9245F" w:rsidRDefault="00F9245F" w:rsidP="00F9245F">
      <w:pPr>
        <w:pStyle w:val="Heading3"/>
      </w:pPr>
      <w:bookmarkStart w:id="91" w:name="_Toc336875865"/>
      <w:r>
        <w:t>Create Subway Diagram</w:t>
      </w:r>
      <w:bookmarkEnd w:id="91"/>
    </w:p>
    <w:p w:rsidR="00F9245F" w:rsidRDefault="00F9245F" w:rsidP="006B163F">
      <w:pPr>
        <w:pStyle w:val="ListParagraph"/>
        <w:numPr>
          <w:ilvl w:val="0"/>
          <w:numId w:val="16"/>
        </w:numPr>
      </w:pPr>
      <w:r>
        <w:t xml:space="preserve">Navigate to the </w:t>
      </w:r>
      <w:r w:rsidRPr="007C14CC">
        <w:rPr>
          <w:b/>
        </w:rPr>
        <w:t>Facility Designer</w:t>
      </w:r>
      <w:r>
        <w:t xml:space="preserve"> page.</w:t>
      </w:r>
    </w:p>
    <w:p w:rsidR="00F9245F" w:rsidRDefault="00F9245F" w:rsidP="00F9245F">
      <w:pPr>
        <w:pStyle w:val="ListParagraph"/>
        <w:numPr>
          <w:ilvl w:val="0"/>
          <w:numId w:val="5"/>
        </w:numPr>
      </w:pPr>
      <w:r>
        <w:t xml:space="preserve">Drag </w:t>
      </w:r>
      <w:r w:rsidRPr="00205F2F">
        <w:rPr>
          <w:i/>
        </w:rPr>
        <w:t>location</w:t>
      </w:r>
      <w:r>
        <w:t xml:space="preserve"> and </w:t>
      </w:r>
      <w:r w:rsidRPr="00205F2F">
        <w:rPr>
          <w:i/>
        </w:rPr>
        <w:t>path</w:t>
      </w:r>
      <w:r>
        <w:t xml:space="preserve"> (grid items) elements from the </w:t>
      </w:r>
      <w:r w:rsidRPr="00205F2F">
        <w:rPr>
          <w:i/>
        </w:rPr>
        <w:t>Toolbox</w:t>
      </w:r>
      <w:r>
        <w:t xml:space="preserve"> and drop them onto the grid displayed on the page.</w:t>
      </w:r>
    </w:p>
    <w:p w:rsidR="00F9245F" w:rsidRDefault="00F9245F" w:rsidP="00F9245F">
      <w:pPr>
        <w:pStyle w:val="ListParagraph"/>
        <w:numPr>
          <w:ilvl w:val="0"/>
          <w:numId w:val="5"/>
        </w:numPr>
      </w:pPr>
      <w:r>
        <w:t>Click the icon that looks like a gear to edit the properties of each grid item.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0578598E" wp14:editId="75103CF4">
            <wp:extent cx="4953375" cy="2639683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5700" cy="26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24</w:t>
      </w:r>
      <w:r w:rsidR="00E41004">
        <w:rPr>
          <w:noProof/>
        </w:rPr>
        <w:fldChar w:fldCharType="end"/>
      </w:r>
      <w:r>
        <w:t>: Grid Item Properties Popup</w:t>
      </w:r>
    </w:p>
    <w:p w:rsidR="00F9245F" w:rsidRPr="0010394B" w:rsidRDefault="00F9245F" w:rsidP="00F9245F"/>
    <w:p w:rsidR="00F9245F" w:rsidRDefault="00F9245F" w:rsidP="00F9245F">
      <w:pPr>
        <w:pStyle w:val="ListParagraph"/>
      </w:pPr>
      <w:r>
        <w:t>Provide</w:t>
      </w:r>
      <w:ins w:id="92" w:author="Stephen Beecroft" w:date="2012-10-01T15:47:00Z">
        <w:r w:rsidR="007E299E">
          <w:t xml:space="preserve"> the</w:t>
        </w:r>
      </w:ins>
      <w:r>
        <w:t xml:space="preserve"> following information and click </w:t>
      </w:r>
      <w:r w:rsidRPr="00355256">
        <w:rPr>
          <w:b/>
        </w:rPr>
        <w:t>Apply</w:t>
      </w:r>
      <w:r>
        <w:t>:</w:t>
      </w:r>
    </w:p>
    <w:tbl>
      <w:tblPr>
        <w:tblStyle w:val="TableGrid"/>
        <w:tblW w:w="0" w:type="auto"/>
        <w:tblInd w:w="144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18"/>
        <w:gridCol w:w="6318"/>
      </w:tblGrid>
      <w:tr w:rsidR="00F9245F" w:rsidTr="006B163F">
        <w:trPr>
          <w:cantSplit/>
          <w:tblHeader/>
        </w:trPr>
        <w:tc>
          <w:tcPr>
            <w:tcW w:w="1818" w:type="dxa"/>
            <w:shd w:val="clear" w:color="auto" w:fill="B8CCE4" w:themeFill="accent1" w:themeFillTint="66"/>
          </w:tcPr>
          <w:p w:rsidR="00F9245F" w:rsidRPr="00024BC4" w:rsidRDefault="00F9245F" w:rsidP="00F9245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024BC4">
              <w:rPr>
                <w:b/>
              </w:rPr>
              <w:t>Field</w:t>
            </w:r>
          </w:p>
        </w:tc>
        <w:tc>
          <w:tcPr>
            <w:tcW w:w="6318" w:type="dxa"/>
            <w:shd w:val="clear" w:color="auto" w:fill="B8CCE4" w:themeFill="accent1" w:themeFillTint="66"/>
          </w:tcPr>
          <w:p w:rsidR="00F9245F" w:rsidRPr="00024BC4" w:rsidRDefault="00F9245F" w:rsidP="00F9245F">
            <w:pPr>
              <w:pStyle w:val="ListParagraph"/>
              <w:numPr>
                <w:ilvl w:val="0"/>
                <w:numId w:val="0"/>
              </w:numPr>
              <w:rPr>
                <w:b/>
              </w:rPr>
            </w:pPr>
            <w:r w:rsidRPr="00024BC4">
              <w:rPr>
                <w:b/>
              </w:rPr>
              <w:t>Description</w:t>
            </w:r>
          </w:p>
        </w:tc>
      </w:tr>
      <w:tr w:rsidR="00F9245F" w:rsidTr="006B163F">
        <w:trPr>
          <w:cantSplit/>
        </w:trPr>
        <w:tc>
          <w:tcPr>
            <w:tcW w:w="1818" w:type="dxa"/>
          </w:tcPr>
          <w:p w:rsidR="00F9245F" w:rsidRPr="00474983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Label</w:t>
            </w:r>
          </w:p>
        </w:tc>
        <w:tc>
          <w:tcPr>
            <w:tcW w:w="631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Name of the grid item. Displays on the Facility View page.</w:t>
            </w:r>
          </w:p>
        </w:tc>
      </w:tr>
      <w:tr w:rsidR="00F9245F" w:rsidTr="006B163F">
        <w:trPr>
          <w:cantSplit/>
        </w:trPr>
        <w:tc>
          <w:tcPr>
            <w:tcW w:w="1818" w:type="dxa"/>
          </w:tcPr>
          <w:p w:rsidR="00F9245F" w:rsidRPr="00474983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Description</w:t>
            </w:r>
          </w:p>
        </w:tc>
        <w:tc>
          <w:tcPr>
            <w:tcW w:w="631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Displayed on the Facility View page. Triggered by the on hover event.</w:t>
            </w:r>
          </w:p>
        </w:tc>
      </w:tr>
      <w:tr w:rsidR="00F9245F" w:rsidTr="006B163F">
        <w:trPr>
          <w:cantSplit/>
        </w:trPr>
        <w:tc>
          <w:tcPr>
            <w:tcW w:w="1818" w:type="dxa"/>
          </w:tcPr>
          <w:p w:rsidR="00F9245F" w:rsidRPr="00474983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Sequence</w:t>
            </w:r>
          </w:p>
        </w:tc>
        <w:tc>
          <w:tcPr>
            <w:tcW w:w="631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Positioning of guest avatars in subway map.</w:t>
            </w:r>
          </w:p>
        </w:tc>
      </w:tr>
      <w:tr w:rsidR="00F9245F" w:rsidTr="006B163F">
        <w:trPr>
          <w:cantSplit/>
        </w:trPr>
        <w:tc>
          <w:tcPr>
            <w:tcW w:w="1818" w:type="dxa"/>
          </w:tcPr>
          <w:p w:rsidR="00F9245F" w:rsidRPr="00474983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Location</w:t>
            </w:r>
          </w:p>
        </w:tc>
        <w:tc>
          <w:tcPr>
            <w:tcW w:w="631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Assigns an actual location to this location grid item.</w:t>
            </w:r>
          </w:p>
        </w:tc>
      </w:tr>
      <w:tr w:rsidR="00F9245F" w:rsidTr="006B163F">
        <w:trPr>
          <w:cantSplit/>
        </w:trPr>
        <w:tc>
          <w:tcPr>
            <w:tcW w:w="1818" w:type="dxa"/>
          </w:tcPr>
          <w:p w:rsidR="00F9245F" w:rsidRPr="00474983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Use Location</w:t>
            </w:r>
          </w:p>
        </w:tc>
        <w:tc>
          <w:tcPr>
            <w:tcW w:w="631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Select this option for locations that don’t affect guests’ state changes, but you still want to show guest avatars moving through that location.</w:t>
            </w:r>
          </w:p>
        </w:tc>
      </w:tr>
      <w:tr w:rsidR="00F9245F" w:rsidTr="006B163F">
        <w:trPr>
          <w:cantSplit/>
        </w:trPr>
        <w:tc>
          <w:tcPr>
            <w:tcW w:w="1818" w:type="dxa"/>
          </w:tcPr>
          <w:p w:rsidR="00F9245F" w:rsidRPr="00474983" w:rsidRDefault="00F9245F" w:rsidP="00F9245F">
            <w:pPr>
              <w:pStyle w:val="ListParagraph"/>
              <w:numPr>
                <w:ilvl w:val="0"/>
                <w:numId w:val="0"/>
              </w:numPr>
              <w:rPr>
                <w:i/>
              </w:rPr>
            </w:pPr>
            <w:r w:rsidRPr="00474983">
              <w:rPr>
                <w:i/>
              </w:rPr>
              <w:t>Use Singulation State</w:t>
            </w:r>
          </w:p>
        </w:tc>
        <w:tc>
          <w:tcPr>
            <w:tcW w:w="6318" w:type="dxa"/>
          </w:tcPr>
          <w:p w:rsidR="00F9245F" w:rsidRDefault="00F9245F" w:rsidP="00F9245F">
            <w:pPr>
              <w:pStyle w:val="ListParagraph"/>
              <w:numPr>
                <w:ilvl w:val="0"/>
                <w:numId w:val="0"/>
              </w:numPr>
            </w:pPr>
            <w:r>
              <w:t>Select this option for locations that affect guests’ state changes.</w:t>
            </w:r>
          </w:p>
        </w:tc>
      </w:tr>
    </w:tbl>
    <w:p w:rsidR="00F9245F" w:rsidRPr="009F6794" w:rsidRDefault="00F9245F" w:rsidP="00F9245F">
      <w:pPr>
        <w:pStyle w:val="ListParagraph"/>
        <w:numPr>
          <w:ilvl w:val="0"/>
          <w:numId w:val="0"/>
        </w:numPr>
        <w:ind w:left="1440"/>
      </w:pPr>
    </w:p>
    <w:p w:rsidR="00F9245F" w:rsidRDefault="00F9245F" w:rsidP="00F9245F">
      <w:pPr>
        <w:pStyle w:val="Heading3"/>
      </w:pPr>
      <w:bookmarkStart w:id="93" w:name="_Toc336875866"/>
      <w:r>
        <w:t>Delete Subway Diagram</w:t>
      </w:r>
      <w:bookmarkEnd w:id="93"/>
    </w:p>
    <w:p w:rsidR="00F9245F" w:rsidRPr="00F25E95" w:rsidRDefault="00F9245F" w:rsidP="00F9245F">
      <w:pPr>
        <w:pStyle w:val="H3Body"/>
      </w:pPr>
      <w:r>
        <w:t>To delete a subway diagram, you must delete all grid items individually. Deleting location grid items form the subway diagram doesn’t delete the actual locations these items were representing.</w:t>
      </w:r>
    </w:p>
    <w:p w:rsidR="00F9245F" w:rsidRDefault="00F9245F" w:rsidP="006B163F">
      <w:pPr>
        <w:pStyle w:val="ListParagraph"/>
        <w:numPr>
          <w:ilvl w:val="0"/>
          <w:numId w:val="17"/>
        </w:numPr>
      </w:pPr>
      <w:r>
        <w:t xml:space="preserve">Navigate to the </w:t>
      </w:r>
      <w:r w:rsidRPr="006B163F">
        <w:rPr>
          <w:b/>
        </w:rPr>
        <w:t>Facility Designer</w:t>
      </w:r>
      <w:r>
        <w:t xml:space="preserve"> page.</w:t>
      </w:r>
    </w:p>
    <w:p w:rsidR="00F9245F" w:rsidRDefault="00F9245F" w:rsidP="00F9245F">
      <w:pPr>
        <w:pStyle w:val="ListParagraph"/>
      </w:pPr>
      <w:r>
        <w:t xml:space="preserve">Drag </w:t>
      </w:r>
      <w:r w:rsidRPr="00205F2F">
        <w:rPr>
          <w:i/>
        </w:rPr>
        <w:t>location</w:t>
      </w:r>
      <w:r>
        <w:t xml:space="preserve"> and </w:t>
      </w:r>
      <w:r w:rsidRPr="00205F2F">
        <w:rPr>
          <w:i/>
        </w:rPr>
        <w:t>path</w:t>
      </w:r>
      <w:r>
        <w:t xml:space="preserve"> (grid items) elements form the grid and release them over the picture of a garbage can in the </w:t>
      </w:r>
      <w:r w:rsidRPr="00205F2F">
        <w:rPr>
          <w:i/>
        </w:rPr>
        <w:t>Toolbox</w:t>
      </w:r>
      <w:r>
        <w:t>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0AFF4877" wp14:editId="7E8BBF63">
            <wp:extent cx="5005647" cy="2579299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018" cy="25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25</w:t>
      </w:r>
      <w:r w:rsidR="00E41004">
        <w:rPr>
          <w:noProof/>
        </w:rPr>
        <w:fldChar w:fldCharType="end"/>
      </w:r>
      <w:r>
        <w:t>: Facility Design Page Showing Delete Icon</w:t>
      </w:r>
    </w:p>
    <w:p w:rsidR="00F9245F" w:rsidRPr="000253B5" w:rsidRDefault="00F9245F" w:rsidP="00F9245F"/>
    <w:p w:rsidR="00F9245F" w:rsidRDefault="00F9245F" w:rsidP="00F9245F">
      <w:pPr>
        <w:pStyle w:val="Heading3"/>
      </w:pPr>
      <w:bookmarkStart w:id="94" w:name="_Toc336875867"/>
      <w:r>
        <w:t>Delete Grid Item</w:t>
      </w:r>
      <w:bookmarkEnd w:id="94"/>
    </w:p>
    <w:p w:rsidR="00F9245F" w:rsidRDefault="00F9245F" w:rsidP="006B163F">
      <w:pPr>
        <w:pStyle w:val="ListParagraph"/>
        <w:numPr>
          <w:ilvl w:val="0"/>
          <w:numId w:val="18"/>
        </w:numPr>
      </w:pPr>
      <w:r>
        <w:t xml:space="preserve">Navigate to the </w:t>
      </w:r>
      <w:r w:rsidRPr="006B163F">
        <w:rPr>
          <w:b/>
        </w:rPr>
        <w:t>Facility Designer</w:t>
      </w:r>
      <w:r>
        <w:t xml:space="preserve"> page.</w:t>
      </w:r>
    </w:p>
    <w:p w:rsidR="00F9245F" w:rsidRDefault="00F9245F" w:rsidP="00F9245F">
      <w:pPr>
        <w:pStyle w:val="ListParagraph"/>
      </w:pPr>
      <w:r>
        <w:t xml:space="preserve">Drag a grid item form the grid and release it over the picture of a garbage can in the </w:t>
      </w:r>
      <w:r w:rsidRPr="00205F2F">
        <w:rPr>
          <w:i/>
        </w:rPr>
        <w:t>Toolbox</w:t>
      </w:r>
      <w:r>
        <w:t>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23A4814" wp14:editId="20EBFEB6">
            <wp:extent cx="5005647" cy="2579299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018" cy="25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Pr="00F25E95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26</w:t>
      </w:r>
      <w:r w:rsidR="00E41004">
        <w:rPr>
          <w:noProof/>
        </w:rPr>
        <w:fldChar w:fldCharType="end"/>
      </w:r>
      <w:r>
        <w:t>: Facility Designer Page Showing Delete Icon</w:t>
      </w:r>
    </w:p>
    <w:p w:rsidR="00F9245F" w:rsidRPr="007021F4" w:rsidRDefault="00F9245F" w:rsidP="00F9245F">
      <w:pPr>
        <w:pStyle w:val="H3Body"/>
      </w:pPr>
    </w:p>
    <w:p w:rsidR="00F9245F" w:rsidRDefault="00F9245F" w:rsidP="00F9245F">
      <w:pPr>
        <w:pStyle w:val="Heading3"/>
      </w:pPr>
      <w:bookmarkStart w:id="95" w:name="_Toc336875868"/>
      <w:r>
        <w:t>Add Background Image</w:t>
      </w:r>
      <w:bookmarkEnd w:id="95"/>
    </w:p>
    <w:p w:rsidR="00F9245F" w:rsidRDefault="00F9245F" w:rsidP="006B163F">
      <w:pPr>
        <w:pStyle w:val="ListParagraph"/>
        <w:numPr>
          <w:ilvl w:val="0"/>
          <w:numId w:val="19"/>
        </w:numPr>
      </w:pPr>
      <w:r>
        <w:t xml:space="preserve">Navigate to the </w:t>
      </w:r>
      <w:r w:rsidRPr="006B163F">
        <w:rPr>
          <w:b/>
        </w:rPr>
        <w:t>Facility Designer</w:t>
      </w:r>
      <w:r>
        <w:t xml:space="preserve"> page.</w:t>
      </w:r>
    </w:p>
    <w:p w:rsidR="00F9245F" w:rsidRDefault="00F9245F" w:rsidP="00F9245F">
      <w:pPr>
        <w:pStyle w:val="ListParagraph"/>
        <w:numPr>
          <w:ilvl w:val="0"/>
          <w:numId w:val="5"/>
        </w:numPr>
      </w:pPr>
      <w:r>
        <w:t xml:space="preserve">Click </w:t>
      </w:r>
      <w:r w:rsidRPr="00D54994">
        <w:rPr>
          <w:i/>
        </w:rPr>
        <w:t>Change Background</w:t>
      </w:r>
      <w:r>
        <w:t xml:space="preserve"> link located in the </w:t>
      </w:r>
      <w:r w:rsidRPr="00D54994">
        <w:rPr>
          <w:i/>
        </w:rPr>
        <w:t>Menu</w:t>
      </w:r>
      <w:r>
        <w:t xml:space="preserve"> box. </w:t>
      </w:r>
      <w:ins w:id="96" w:author="Stephen Beecroft" w:date="2012-10-01T15:48:00Z">
        <w:r w:rsidR="007E299E">
          <w:t xml:space="preserve">The </w:t>
        </w:r>
      </w:ins>
      <w:r w:rsidRPr="00355256">
        <w:rPr>
          <w:b/>
        </w:rPr>
        <w:t>Change Background</w:t>
      </w:r>
      <w:r>
        <w:t xml:space="preserve"> dialog will appear.</w:t>
      </w:r>
    </w:p>
    <w:p w:rsidR="00F9245F" w:rsidRDefault="00F9245F" w:rsidP="00F9245F">
      <w:pPr>
        <w:pStyle w:val="ListParagraph"/>
        <w:keepNext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8973E9F" wp14:editId="7D4A1D92">
            <wp:extent cx="5003321" cy="2666299"/>
            <wp:effectExtent l="0" t="0" r="698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5669" cy="26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27</w:t>
      </w:r>
      <w:r w:rsidR="00E41004">
        <w:rPr>
          <w:noProof/>
        </w:rPr>
        <w:fldChar w:fldCharType="end"/>
      </w:r>
      <w:r>
        <w:t>: Facility Designer Page Showing Change Background Dialog</w:t>
      </w:r>
    </w:p>
    <w:p w:rsidR="00F9245F" w:rsidRPr="000C7048" w:rsidRDefault="00F9245F" w:rsidP="00F9245F">
      <w:pPr>
        <w:pStyle w:val="ListParagraph"/>
      </w:pPr>
      <w:r>
        <w:t xml:space="preserve">Select a background image to upload. The image file must be 510 pixels high and 930 pixels wide. The </w:t>
      </w:r>
      <w:r w:rsidRPr="00355256">
        <w:rPr>
          <w:b/>
        </w:rPr>
        <w:t>Change Background</w:t>
      </w:r>
      <w:r>
        <w:t xml:space="preserve"> dialog will disappear once the image is loaded.</w:t>
      </w:r>
    </w:p>
    <w:p w:rsidR="00F9245F" w:rsidRDefault="00F9245F" w:rsidP="00F9245F">
      <w:pPr>
        <w:pStyle w:val="Heading3"/>
      </w:pPr>
      <w:bookmarkStart w:id="97" w:name="_Toc336875869"/>
      <w:r>
        <w:t>Remove Background Image</w:t>
      </w:r>
      <w:bookmarkEnd w:id="97"/>
    </w:p>
    <w:p w:rsidR="00F9245F" w:rsidRDefault="00F9245F" w:rsidP="006B163F">
      <w:pPr>
        <w:pStyle w:val="ListParagraph"/>
        <w:numPr>
          <w:ilvl w:val="0"/>
          <w:numId w:val="20"/>
        </w:numPr>
      </w:pPr>
      <w:r>
        <w:t xml:space="preserve">Navigate to the </w:t>
      </w:r>
      <w:r w:rsidRPr="006B163F">
        <w:rPr>
          <w:b/>
        </w:rPr>
        <w:t>Facility Designer</w:t>
      </w:r>
      <w:r>
        <w:t xml:space="preserve"> page.</w:t>
      </w:r>
    </w:p>
    <w:p w:rsidR="00F9245F" w:rsidRDefault="00F9245F" w:rsidP="00F9245F">
      <w:pPr>
        <w:pStyle w:val="ListParagraph"/>
      </w:pPr>
      <w:r>
        <w:t xml:space="preserve">Click </w:t>
      </w:r>
      <w:r w:rsidRPr="007E0C75">
        <w:rPr>
          <w:i/>
        </w:rPr>
        <w:t>Change Background</w:t>
      </w:r>
      <w:r>
        <w:t xml:space="preserve"> link located in the </w:t>
      </w:r>
      <w:r w:rsidRPr="007E0C75">
        <w:rPr>
          <w:i/>
        </w:rPr>
        <w:t>Menu</w:t>
      </w:r>
      <w:r>
        <w:t xml:space="preserve"> box. </w:t>
      </w:r>
      <w:ins w:id="98" w:author="Stephen Beecroft" w:date="2012-10-01T15:49:00Z">
        <w:r w:rsidR="007E299E">
          <w:t xml:space="preserve">The </w:t>
        </w:r>
      </w:ins>
      <w:r w:rsidRPr="00355256">
        <w:rPr>
          <w:b/>
        </w:rPr>
        <w:t>Change Background</w:t>
      </w:r>
      <w:r>
        <w:t xml:space="preserve"> dialog will appear.</w:t>
      </w:r>
    </w:p>
    <w:p w:rsidR="00F9245F" w:rsidRDefault="00F9245F" w:rsidP="00F9245F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F5D52A4" wp14:editId="5A3826EF">
            <wp:extent cx="5020574" cy="2675494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2931" cy="26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28</w:t>
      </w:r>
      <w:r w:rsidR="00E41004">
        <w:rPr>
          <w:noProof/>
        </w:rPr>
        <w:fldChar w:fldCharType="end"/>
      </w:r>
      <w:r>
        <w:t>: Change Background Dialog</w:t>
      </w:r>
    </w:p>
    <w:p w:rsidR="00F9245F" w:rsidRPr="00E320B8" w:rsidRDefault="00F9245F" w:rsidP="00F9245F">
      <w:pPr>
        <w:pStyle w:val="ListParagraph"/>
      </w:pPr>
      <w:r>
        <w:t xml:space="preserve">Check </w:t>
      </w:r>
      <w:r w:rsidRPr="00915096">
        <w:rPr>
          <w:b/>
        </w:rPr>
        <w:t>Remove</w:t>
      </w:r>
      <w:r>
        <w:t xml:space="preserve">. The </w:t>
      </w:r>
      <w:r w:rsidRPr="00915096">
        <w:rPr>
          <w:b/>
        </w:rPr>
        <w:t>Change Background</w:t>
      </w:r>
      <w:r>
        <w:t xml:space="preserve"> dialog will disappear once the image is deleted.</w:t>
      </w:r>
    </w:p>
    <w:p w:rsidR="00F9245F" w:rsidRDefault="00F9245F" w:rsidP="00F9245F">
      <w:pPr>
        <w:pStyle w:val="Heading3"/>
      </w:pPr>
      <w:bookmarkStart w:id="99" w:name="_Toc336875870"/>
      <w:commentRangeStart w:id="100"/>
      <w:r>
        <w:t>Show Subway Diagram on Facility View Page</w:t>
      </w:r>
      <w:commentRangeEnd w:id="100"/>
      <w:r w:rsidR="007E299E">
        <w:rPr>
          <w:rStyle w:val="CommentReference"/>
          <w:rFonts w:eastAsia="Calibri"/>
          <w:b w:val="0"/>
          <w:bCs w:val="0"/>
          <w:iCs w:val="0"/>
          <w:kern w:val="0"/>
        </w:rPr>
        <w:commentReference w:id="100"/>
      </w:r>
      <w:bookmarkEnd w:id="99"/>
    </w:p>
    <w:p w:rsidR="00F9245F" w:rsidRDefault="00F9245F" w:rsidP="00F9245F">
      <w:pPr>
        <w:pStyle w:val="Heading3"/>
      </w:pPr>
      <w:bookmarkStart w:id="101" w:name="_Toc336875871"/>
      <w:r>
        <w:t>Hide Subway Diagram on Facility View Page</w:t>
      </w:r>
      <w:bookmarkEnd w:id="101"/>
    </w:p>
    <w:p w:rsidR="00F9245F" w:rsidRDefault="00F9245F" w:rsidP="006B163F">
      <w:pPr>
        <w:pStyle w:val="ListParagraph"/>
        <w:numPr>
          <w:ilvl w:val="0"/>
          <w:numId w:val="21"/>
        </w:numPr>
      </w:pPr>
      <w:r>
        <w:t xml:space="preserve">Navigate to the </w:t>
      </w:r>
      <w:r w:rsidRPr="006B163F">
        <w:rPr>
          <w:b/>
        </w:rPr>
        <w:t>Facility Designer</w:t>
      </w:r>
      <w:r>
        <w:t xml:space="preserve"> page.</w:t>
      </w:r>
    </w:p>
    <w:p w:rsidR="00F9245F" w:rsidRDefault="00F9245F" w:rsidP="00F9245F">
      <w:pPr>
        <w:pStyle w:val="ListParagraph"/>
        <w:numPr>
          <w:ilvl w:val="0"/>
          <w:numId w:val="5"/>
        </w:numPr>
      </w:pPr>
      <w:r>
        <w:t xml:space="preserve">Check </w:t>
      </w:r>
      <w:r w:rsidRPr="00355256">
        <w:rPr>
          <w:b/>
        </w:rPr>
        <w:t>Show Subway Map</w:t>
      </w:r>
      <w:r>
        <w:t xml:space="preserve"> located in the </w:t>
      </w:r>
      <w:r w:rsidRPr="008759CB">
        <w:rPr>
          <w:i/>
        </w:rPr>
        <w:t>Menu</w:t>
      </w:r>
      <w:r>
        <w:t xml:space="preserve"> dialog.</w:t>
      </w:r>
    </w:p>
    <w:p w:rsidR="00F9245F" w:rsidRDefault="00F9245F" w:rsidP="00F9245F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73A71FF" wp14:editId="58340EF0">
            <wp:extent cx="5034312" cy="268281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6675" cy="26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5F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29</w:t>
      </w:r>
      <w:r w:rsidR="00E41004">
        <w:rPr>
          <w:noProof/>
        </w:rPr>
        <w:fldChar w:fldCharType="end"/>
      </w:r>
      <w:r>
        <w:t>: Show Subway Map Checkbox</w:t>
      </w:r>
    </w:p>
    <w:p w:rsidR="00F9245F" w:rsidRPr="008759CB" w:rsidRDefault="00F9245F" w:rsidP="00F9245F">
      <w:pPr>
        <w:pStyle w:val="ListParagraph"/>
        <w:numPr>
          <w:ilvl w:val="0"/>
          <w:numId w:val="0"/>
        </w:numPr>
        <w:ind w:left="1440"/>
      </w:pPr>
    </w:p>
    <w:p w:rsidR="00F9245F" w:rsidRDefault="00F9245F" w:rsidP="00F9245F">
      <w:pPr>
        <w:pStyle w:val="Heading2"/>
      </w:pPr>
      <w:bookmarkStart w:id="102" w:name="_Toc336875872"/>
      <w:r>
        <w:t>Observe Guest Moving Through Attraction</w:t>
      </w:r>
      <w:bookmarkEnd w:id="102"/>
    </w:p>
    <w:p w:rsidR="00F9245F" w:rsidRDefault="00F9245F" w:rsidP="00355256">
      <w:pPr>
        <w:ind w:left="1080"/>
      </w:pPr>
      <w:r>
        <w:t xml:space="preserve">Navigate to the </w:t>
      </w:r>
      <w:r w:rsidRPr="007E299E">
        <w:rPr>
          <w:b/>
        </w:rPr>
        <w:t>Facility View</w:t>
      </w:r>
      <w:r>
        <w:t xml:space="preserve"> page.</w:t>
      </w:r>
    </w:p>
    <w:p w:rsidR="00F9245F" w:rsidRDefault="00F9245F" w:rsidP="00F9245F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02DFC14" wp14:editId="5F2C84DF">
            <wp:extent cx="5004871" cy="2855343"/>
            <wp:effectExtent l="0" t="0" r="571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32" cy="285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Pr="00DD72C3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30</w:t>
      </w:r>
      <w:r w:rsidR="00E41004">
        <w:rPr>
          <w:noProof/>
        </w:rPr>
        <w:fldChar w:fldCharType="end"/>
      </w:r>
      <w:r>
        <w:t>: Facility View Page</w:t>
      </w:r>
    </w:p>
    <w:p w:rsidR="00F9245F" w:rsidRDefault="00F9245F" w:rsidP="00F9245F">
      <w:pPr>
        <w:pStyle w:val="Heading2"/>
      </w:pPr>
      <w:bookmarkStart w:id="103" w:name="_Toc336875873"/>
      <w:r>
        <w:t>Observe Guest Queue Simulation</w:t>
      </w:r>
      <w:bookmarkEnd w:id="103"/>
    </w:p>
    <w:p w:rsidR="00F9245F" w:rsidRDefault="00F9245F" w:rsidP="00355256">
      <w:pPr>
        <w:pStyle w:val="H2Body"/>
      </w:pPr>
      <w:r>
        <w:t xml:space="preserve">You can see simulated guests’ avatars </w:t>
      </w:r>
      <w:ins w:id="104" w:author="Stephen Beecroft" w:date="2012-10-01T15:50:00Z">
        <w:r w:rsidR="007E299E">
          <w:t xml:space="preserve">only </w:t>
        </w:r>
      </w:ins>
      <w:r>
        <w:t xml:space="preserve">on the </w:t>
      </w:r>
      <w:r w:rsidRPr="003767B6">
        <w:rPr>
          <w:b/>
        </w:rPr>
        <w:t>Marching Guests</w:t>
      </w:r>
      <w:r>
        <w:t xml:space="preserve"> page.</w:t>
      </w:r>
      <w:ins w:id="105" w:author="Stephen Beecroft" w:date="2012-10-01T15:50:00Z">
        <w:r w:rsidR="007E299E">
          <w:t xml:space="preserve"> To see them, n</w:t>
        </w:r>
      </w:ins>
      <w:r>
        <w:t xml:space="preserve">avigate to the </w:t>
      </w:r>
      <w:r w:rsidRPr="007E299E">
        <w:rPr>
          <w:b/>
        </w:rPr>
        <w:t>Marching Guests</w:t>
      </w:r>
      <w:r>
        <w:t xml:space="preserve"> page.</w:t>
      </w:r>
    </w:p>
    <w:p w:rsidR="00F9245F" w:rsidRDefault="00F9245F" w:rsidP="00F9245F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9F257A5" wp14:editId="71193FB6">
            <wp:extent cx="5017941" cy="237226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41" cy="23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45F" w:rsidRPr="00DD72C3" w:rsidRDefault="00F9245F" w:rsidP="00F9245F">
      <w:pPr>
        <w:pStyle w:val="Caption"/>
        <w:ind w:left="720" w:firstLine="720"/>
      </w:pPr>
      <w:r>
        <w:t xml:space="preserve">Figure </w:t>
      </w:r>
      <w:r w:rsidR="00E41004">
        <w:fldChar w:fldCharType="begin"/>
      </w:r>
      <w:r w:rsidR="00E41004">
        <w:instrText xml:space="preserve"> SEQ Figure \* ARABIC </w:instrText>
      </w:r>
      <w:r w:rsidR="00E41004">
        <w:fldChar w:fldCharType="separate"/>
      </w:r>
      <w:r w:rsidR="0031061A">
        <w:rPr>
          <w:noProof/>
        </w:rPr>
        <w:t>31</w:t>
      </w:r>
      <w:r w:rsidR="00E41004">
        <w:rPr>
          <w:noProof/>
        </w:rPr>
        <w:fldChar w:fldCharType="end"/>
      </w:r>
      <w:r>
        <w:t>: Marching Guests Page</w:t>
      </w:r>
    </w:p>
    <w:p w:rsidR="006B4952" w:rsidRPr="00320BE1" w:rsidRDefault="006B4952" w:rsidP="00320BE1"/>
    <w:sectPr w:rsidR="006B4952" w:rsidRPr="00320BE1" w:rsidSect="002C170A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0" w:author="Stephen Beecroft" w:date="2012-10-01T15:49:00Z" w:initials="SB">
    <w:p w:rsidR="007E299E" w:rsidRDefault="007E299E">
      <w:pPr>
        <w:pStyle w:val="CommentText"/>
      </w:pPr>
      <w:r>
        <w:rPr>
          <w:rStyle w:val="CommentReference"/>
        </w:rPr>
        <w:annotationRef/>
      </w:r>
      <w:r>
        <w:t>Is this intentionally left blank?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1004" w:rsidRDefault="00E41004" w:rsidP="00044632">
      <w:r>
        <w:separator/>
      </w:r>
    </w:p>
  </w:endnote>
  <w:endnote w:type="continuationSeparator" w:id="0">
    <w:p w:rsidR="00E41004" w:rsidRDefault="00E41004" w:rsidP="00044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62" w:type="dxa"/>
      <w:jc w:val="center"/>
      <w:tblInd w:w="-41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15" w:type="dxa"/>
        <w:left w:w="115" w:type="dxa"/>
        <w:bottom w:w="115" w:type="dxa"/>
        <w:right w:w="115" w:type="dxa"/>
      </w:tblCellMar>
      <w:tblLook w:val="01E0" w:firstRow="1" w:lastRow="1" w:firstColumn="1" w:lastColumn="1" w:noHBand="0" w:noVBand="0"/>
    </w:tblPr>
    <w:tblGrid>
      <w:gridCol w:w="1890"/>
      <w:gridCol w:w="1890"/>
      <w:gridCol w:w="5382"/>
      <w:gridCol w:w="1800"/>
    </w:tblGrid>
    <w:tr w:rsidR="00272ED2" w:rsidRPr="0007395D" w:rsidTr="001A5F87">
      <w:trPr>
        <w:trHeight w:val="272"/>
        <w:jc w:val="center"/>
      </w:trPr>
      <w:tc>
        <w:tcPr>
          <w:tcW w:w="1890" w:type="dxa"/>
          <w:vAlign w:val="center"/>
        </w:tcPr>
        <w:p w:rsidR="00272ED2" w:rsidRDefault="00272ED2" w:rsidP="001A5F87">
          <w:pPr>
            <w:pStyle w:val="Header"/>
          </w:pPr>
          <w:r>
            <w:t>900-0060</w:t>
          </w:r>
        </w:p>
      </w:tc>
      <w:tc>
        <w:tcPr>
          <w:tcW w:w="1890" w:type="dxa"/>
          <w:tcMar>
            <w:top w:w="58" w:type="dxa"/>
            <w:bottom w:w="58" w:type="dxa"/>
          </w:tcMar>
          <w:vAlign w:val="center"/>
        </w:tcPr>
        <w:p w:rsidR="00272ED2" w:rsidRPr="00355A3D" w:rsidRDefault="00272ED2" w:rsidP="001A5F87">
          <w:pPr>
            <w:pStyle w:val="Header"/>
          </w:pPr>
          <w:r>
            <w:t>Rev 1.</w:t>
          </w:r>
          <w:ins w:id="108" w:author="Glenn Curtis" w:date="2012-10-02T15:53:00Z">
            <w:r w:rsidR="00004CB2">
              <w:t>4</w:t>
            </w:r>
          </w:ins>
          <w:r>
            <w:fldChar w:fldCharType="begin"/>
          </w:r>
          <w:r>
            <w:instrText xml:space="preserve"> SUBJECT   \* MERGEFORMAT </w:instrText>
          </w:r>
          <w:r>
            <w:fldChar w:fldCharType="end"/>
          </w:r>
        </w:p>
      </w:tc>
      <w:tc>
        <w:tcPr>
          <w:tcW w:w="5382" w:type="dxa"/>
          <w:tcMar>
            <w:top w:w="58" w:type="dxa"/>
            <w:bottom w:w="58" w:type="dxa"/>
          </w:tcMar>
          <w:vAlign w:val="center"/>
        </w:tcPr>
        <w:p w:rsidR="00272ED2" w:rsidRPr="00355A3D" w:rsidRDefault="00272ED2" w:rsidP="001A5F87">
          <w:pPr>
            <w:pStyle w:val="Header"/>
          </w:pPr>
          <w:r>
            <w:t>xBRC User Interface User Guide</w:t>
          </w:r>
        </w:p>
      </w:tc>
      <w:tc>
        <w:tcPr>
          <w:tcW w:w="1800" w:type="dxa"/>
          <w:tcMar>
            <w:top w:w="58" w:type="dxa"/>
            <w:bottom w:w="58" w:type="dxa"/>
          </w:tcMar>
          <w:vAlign w:val="center"/>
        </w:tcPr>
        <w:p w:rsidR="00272ED2" w:rsidRPr="00355A3D" w:rsidRDefault="00272ED2" w:rsidP="001A5F87">
          <w:pPr>
            <w:pStyle w:val="Header"/>
          </w:pPr>
          <w:r w:rsidRPr="00355A3D">
            <w:t xml:space="preserve">Page </w:t>
          </w:r>
          <w:r w:rsidRPr="00355A3D">
            <w:fldChar w:fldCharType="begin"/>
          </w:r>
          <w:r w:rsidRPr="00355A3D">
            <w:instrText>page \* arabic</w:instrText>
          </w:r>
          <w:r w:rsidRPr="00355A3D">
            <w:fldChar w:fldCharType="separate"/>
          </w:r>
          <w:r w:rsidR="00B068B1">
            <w:rPr>
              <w:noProof/>
            </w:rPr>
            <w:t>6</w:t>
          </w:r>
          <w:r w:rsidRPr="00355A3D">
            <w:fldChar w:fldCharType="end"/>
          </w:r>
          <w:r w:rsidRPr="00355A3D">
            <w:t xml:space="preserve"> of </w:t>
          </w:r>
          <w:r w:rsidRPr="00355A3D">
            <w:rPr>
              <w:rStyle w:val="PageNumber"/>
              <w:color w:val="404040"/>
              <w:szCs w:val="20"/>
            </w:rPr>
            <w:fldChar w:fldCharType="begin"/>
          </w:r>
          <w:r w:rsidRPr="00355A3D">
            <w:rPr>
              <w:rStyle w:val="PageNumber"/>
              <w:color w:val="404040"/>
              <w:szCs w:val="20"/>
            </w:rPr>
            <w:instrText xml:space="preserve"> NUMPAGES </w:instrText>
          </w:r>
          <w:r w:rsidRPr="00355A3D">
            <w:rPr>
              <w:rStyle w:val="PageNumber"/>
              <w:color w:val="404040"/>
              <w:szCs w:val="20"/>
            </w:rPr>
            <w:fldChar w:fldCharType="separate"/>
          </w:r>
          <w:r w:rsidR="00B068B1">
            <w:rPr>
              <w:rStyle w:val="PageNumber"/>
              <w:noProof/>
              <w:color w:val="404040"/>
              <w:szCs w:val="20"/>
            </w:rPr>
            <w:t>27</w:t>
          </w:r>
          <w:r w:rsidRPr="00355A3D">
            <w:rPr>
              <w:rStyle w:val="PageNumber"/>
              <w:color w:val="404040"/>
              <w:szCs w:val="20"/>
            </w:rPr>
            <w:fldChar w:fldCharType="end"/>
          </w:r>
        </w:p>
      </w:tc>
    </w:tr>
  </w:tbl>
  <w:p w:rsidR="00272ED2" w:rsidRPr="00A17FBA" w:rsidRDefault="00272ED2" w:rsidP="00CB4606">
    <w:pPr>
      <w:pStyle w:val="Footer"/>
      <w:jc w:val="center"/>
    </w:pPr>
    <w:r w:rsidRPr="00355A3D">
      <w:t>Confidential and Proprietary</w:t>
    </w:r>
  </w:p>
  <w:p w:rsidR="00272ED2" w:rsidRDefault="00272ED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1004" w:rsidRDefault="00E41004" w:rsidP="00044632">
      <w:r>
        <w:separator/>
      </w:r>
    </w:p>
  </w:footnote>
  <w:footnote w:type="continuationSeparator" w:id="0">
    <w:p w:rsidR="00E41004" w:rsidRDefault="00E41004" w:rsidP="0004463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ED2" w:rsidRDefault="00004CB2" w:rsidP="00044632">
    <w:pPr>
      <w:pStyle w:val="Header"/>
    </w:pPr>
    <w:ins w:id="106" w:author="Glenn Curtis" w:date="2012-10-02T15:51:00Z">
      <w:r>
        <w:rPr>
          <w:noProof/>
        </w:rPr>
        <w:drawing>
          <wp:anchor distT="0" distB="0" distL="114300" distR="114300" simplePos="0" relativeHeight="251661312" behindDoc="0" locked="0" layoutInCell="1" allowOverlap="1" wp14:anchorId="1D06C17C" wp14:editId="30AB7C1B">
            <wp:simplePos x="0" y="0"/>
            <wp:positionH relativeFrom="margin">
              <wp:posOffset>5943600</wp:posOffset>
            </wp:positionH>
            <wp:positionV relativeFrom="margin">
              <wp:posOffset>-685800</wp:posOffset>
            </wp:positionV>
            <wp:extent cx="619125" cy="6191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ins>
    <w:del w:id="107" w:author="Glenn Curtis" w:date="2012-10-02T15:52:00Z">
      <w:r w:rsidR="00272ED2" w:rsidDel="00004CB2">
        <w:rPr>
          <w:noProof/>
        </w:rPr>
        <w:drawing>
          <wp:anchor distT="0" distB="0" distL="114300" distR="114300" simplePos="0" relativeHeight="251659264" behindDoc="0" locked="0" layoutInCell="1" allowOverlap="1" wp14:anchorId="0D888388" wp14:editId="2704DC0E">
            <wp:simplePos x="0" y="0"/>
            <wp:positionH relativeFrom="page">
              <wp:posOffset>5689600</wp:posOffset>
            </wp:positionH>
            <wp:positionV relativeFrom="page">
              <wp:posOffset>461010</wp:posOffset>
            </wp:positionV>
            <wp:extent cx="2242820" cy="228600"/>
            <wp:effectExtent l="0" t="0" r="5080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2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del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73D90"/>
    <w:multiLevelType w:val="hybridMultilevel"/>
    <w:tmpl w:val="15CC8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153674"/>
    <w:multiLevelType w:val="multilevel"/>
    <w:tmpl w:val="2FBCA932"/>
    <w:lvl w:ilvl="0">
      <w:start w:val="1"/>
      <w:numFmt w:val="decimal"/>
      <w:pStyle w:val="Heading1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4A55368"/>
    <w:multiLevelType w:val="hybridMultilevel"/>
    <w:tmpl w:val="ECAAEB5C"/>
    <w:lvl w:ilvl="0" w:tplc="62002BA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A283584"/>
    <w:multiLevelType w:val="hybridMultilevel"/>
    <w:tmpl w:val="055E29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5C357FA"/>
    <w:multiLevelType w:val="multilevel"/>
    <w:tmpl w:val="9084B3F8"/>
    <w:lvl w:ilvl="0">
      <w:start w:val="1"/>
      <w:numFmt w:val="decimal"/>
      <w:pStyle w:val="MyOutline"/>
      <w:lvlText w:val="%1.0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864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43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28"/>
        </w:tabs>
        <w:ind w:left="1728" w:hanging="43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4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92"/>
        </w:tabs>
        <w:ind w:left="2592" w:hanging="43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024"/>
        </w:tabs>
        <w:ind w:left="3024" w:hanging="43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56"/>
        </w:tabs>
        <w:ind w:left="3456" w:hanging="43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888"/>
        </w:tabs>
        <w:ind w:left="3888" w:hanging="432"/>
      </w:pPr>
      <w:rPr>
        <w:rFonts w:hint="default"/>
      </w:rPr>
    </w:lvl>
  </w:abstractNum>
  <w:abstractNum w:abstractNumId="5">
    <w:nsid w:val="508A009E"/>
    <w:multiLevelType w:val="hybridMultilevel"/>
    <w:tmpl w:val="D1AC3F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26A45F9"/>
    <w:multiLevelType w:val="multilevel"/>
    <w:tmpl w:val="ED1E2EA0"/>
    <w:styleLink w:val="HeadingsLarry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723B0337"/>
    <w:multiLevelType w:val="hybridMultilevel"/>
    <w:tmpl w:val="055E29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7"/>
  </w:num>
  <w:num w:numId="7">
    <w:abstractNumId w:val="5"/>
  </w:num>
  <w:num w:numId="8">
    <w:abstractNumId w:val="3"/>
  </w:num>
  <w:num w:numId="9">
    <w:abstractNumId w:val="0"/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ttachedTemplate r:id="rId1"/>
  <w:linkStyles/>
  <w:revisionView w:markup="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606"/>
    <w:rsid w:val="00000656"/>
    <w:rsid w:val="00002254"/>
    <w:rsid w:val="000035D0"/>
    <w:rsid w:val="00004CB2"/>
    <w:rsid w:val="00005358"/>
    <w:rsid w:val="00005E83"/>
    <w:rsid w:val="00005F6A"/>
    <w:rsid w:val="000061AD"/>
    <w:rsid w:val="0001386D"/>
    <w:rsid w:val="00015BBE"/>
    <w:rsid w:val="00015C75"/>
    <w:rsid w:val="000176F2"/>
    <w:rsid w:val="00020471"/>
    <w:rsid w:val="000207EA"/>
    <w:rsid w:val="0002149D"/>
    <w:rsid w:val="0002221F"/>
    <w:rsid w:val="00023D0E"/>
    <w:rsid w:val="00024BC4"/>
    <w:rsid w:val="0002529F"/>
    <w:rsid w:val="000252F0"/>
    <w:rsid w:val="00025FA9"/>
    <w:rsid w:val="000262F7"/>
    <w:rsid w:val="00026D70"/>
    <w:rsid w:val="00031054"/>
    <w:rsid w:val="0003188A"/>
    <w:rsid w:val="0003476F"/>
    <w:rsid w:val="00035614"/>
    <w:rsid w:val="00036AB0"/>
    <w:rsid w:val="00040E64"/>
    <w:rsid w:val="00041C1A"/>
    <w:rsid w:val="000420CF"/>
    <w:rsid w:val="000434C7"/>
    <w:rsid w:val="00043B88"/>
    <w:rsid w:val="00044632"/>
    <w:rsid w:val="00044B43"/>
    <w:rsid w:val="000500E7"/>
    <w:rsid w:val="00051121"/>
    <w:rsid w:val="00051A6D"/>
    <w:rsid w:val="00055BDC"/>
    <w:rsid w:val="00056C33"/>
    <w:rsid w:val="00056DD4"/>
    <w:rsid w:val="00061019"/>
    <w:rsid w:val="00061133"/>
    <w:rsid w:val="0006208F"/>
    <w:rsid w:val="00065862"/>
    <w:rsid w:val="00065EF2"/>
    <w:rsid w:val="00067A19"/>
    <w:rsid w:val="00071C7E"/>
    <w:rsid w:val="00075F84"/>
    <w:rsid w:val="00080F87"/>
    <w:rsid w:val="00081BF8"/>
    <w:rsid w:val="00082AF4"/>
    <w:rsid w:val="00083C7C"/>
    <w:rsid w:val="00086B90"/>
    <w:rsid w:val="000871F1"/>
    <w:rsid w:val="00094BA7"/>
    <w:rsid w:val="0009592E"/>
    <w:rsid w:val="00095F6B"/>
    <w:rsid w:val="0009736D"/>
    <w:rsid w:val="000A673C"/>
    <w:rsid w:val="000A7555"/>
    <w:rsid w:val="000B1DF3"/>
    <w:rsid w:val="000B26C1"/>
    <w:rsid w:val="000B3075"/>
    <w:rsid w:val="000B3AAD"/>
    <w:rsid w:val="000B4FD2"/>
    <w:rsid w:val="000C175D"/>
    <w:rsid w:val="000C183F"/>
    <w:rsid w:val="000C2090"/>
    <w:rsid w:val="000C32DF"/>
    <w:rsid w:val="000C341B"/>
    <w:rsid w:val="000C35CF"/>
    <w:rsid w:val="000C5BD5"/>
    <w:rsid w:val="000C6F90"/>
    <w:rsid w:val="000C7048"/>
    <w:rsid w:val="000C72FD"/>
    <w:rsid w:val="000C75FD"/>
    <w:rsid w:val="000D7D3E"/>
    <w:rsid w:val="000E0DF6"/>
    <w:rsid w:val="000E41AC"/>
    <w:rsid w:val="000E4987"/>
    <w:rsid w:val="000E5C42"/>
    <w:rsid w:val="000E76E8"/>
    <w:rsid w:val="000F0E2C"/>
    <w:rsid w:val="000F1037"/>
    <w:rsid w:val="000F731A"/>
    <w:rsid w:val="000F7C37"/>
    <w:rsid w:val="00100134"/>
    <w:rsid w:val="001038C5"/>
    <w:rsid w:val="00105793"/>
    <w:rsid w:val="001063B0"/>
    <w:rsid w:val="00106E44"/>
    <w:rsid w:val="00111370"/>
    <w:rsid w:val="00111D21"/>
    <w:rsid w:val="00114218"/>
    <w:rsid w:val="001151B7"/>
    <w:rsid w:val="00115B33"/>
    <w:rsid w:val="00116978"/>
    <w:rsid w:val="00116A36"/>
    <w:rsid w:val="00120C4E"/>
    <w:rsid w:val="001219C6"/>
    <w:rsid w:val="00121A0D"/>
    <w:rsid w:val="00122CFA"/>
    <w:rsid w:val="001255A3"/>
    <w:rsid w:val="0012635B"/>
    <w:rsid w:val="00132322"/>
    <w:rsid w:val="00132B29"/>
    <w:rsid w:val="00133DF4"/>
    <w:rsid w:val="001358B2"/>
    <w:rsid w:val="00136D45"/>
    <w:rsid w:val="00137C95"/>
    <w:rsid w:val="00137D17"/>
    <w:rsid w:val="001443B7"/>
    <w:rsid w:val="00144B81"/>
    <w:rsid w:val="00146A86"/>
    <w:rsid w:val="0016086A"/>
    <w:rsid w:val="00160FC0"/>
    <w:rsid w:val="00161DF9"/>
    <w:rsid w:val="00163F58"/>
    <w:rsid w:val="00164E5C"/>
    <w:rsid w:val="00167B44"/>
    <w:rsid w:val="001721DC"/>
    <w:rsid w:val="00172254"/>
    <w:rsid w:val="00172B76"/>
    <w:rsid w:val="00174DA9"/>
    <w:rsid w:val="00181A6E"/>
    <w:rsid w:val="001838AA"/>
    <w:rsid w:val="00183CF0"/>
    <w:rsid w:val="001843F0"/>
    <w:rsid w:val="00185B5A"/>
    <w:rsid w:val="00187768"/>
    <w:rsid w:val="00187A6B"/>
    <w:rsid w:val="00187B43"/>
    <w:rsid w:val="00195631"/>
    <w:rsid w:val="00195AC5"/>
    <w:rsid w:val="001960C2"/>
    <w:rsid w:val="00196EEB"/>
    <w:rsid w:val="00197774"/>
    <w:rsid w:val="001A4A23"/>
    <w:rsid w:val="001A5DE0"/>
    <w:rsid w:val="001A5F87"/>
    <w:rsid w:val="001A6050"/>
    <w:rsid w:val="001A61E4"/>
    <w:rsid w:val="001B1143"/>
    <w:rsid w:val="001B1B38"/>
    <w:rsid w:val="001B2100"/>
    <w:rsid w:val="001B2563"/>
    <w:rsid w:val="001B315C"/>
    <w:rsid w:val="001B5189"/>
    <w:rsid w:val="001B7DA3"/>
    <w:rsid w:val="001C1EEC"/>
    <w:rsid w:val="001C5850"/>
    <w:rsid w:val="001C7EBE"/>
    <w:rsid w:val="001D5F85"/>
    <w:rsid w:val="001D641E"/>
    <w:rsid w:val="001D76A6"/>
    <w:rsid w:val="001E50C5"/>
    <w:rsid w:val="001E6C4F"/>
    <w:rsid w:val="001E6C78"/>
    <w:rsid w:val="001F128C"/>
    <w:rsid w:val="001F1331"/>
    <w:rsid w:val="001F1A94"/>
    <w:rsid w:val="001F2941"/>
    <w:rsid w:val="001F3168"/>
    <w:rsid w:val="001F3A80"/>
    <w:rsid w:val="001F4DD4"/>
    <w:rsid w:val="001F4DFF"/>
    <w:rsid w:val="001F7541"/>
    <w:rsid w:val="00202407"/>
    <w:rsid w:val="00205F2F"/>
    <w:rsid w:val="00207177"/>
    <w:rsid w:val="0021014C"/>
    <w:rsid w:val="0021119E"/>
    <w:rsid w:val="0021561C"/>
    <w:rsid w:val="00215CA5"/>
    <w:rsid w:val="00217ABA"/>
    <w:rsid w:val="0022078C"/>
    <w:rsid w:val="00220E1F"/>
    <w:rsid w:val="0022392F"/>
    <w:rsid w:val="00223AE2"/>
    <w:rsid w:val="00224311"/>
    <w:rsid w:val="00225152"/>
    <w:rsid w:val="00226E74"/>
    <w:rsid w:val="00226F9D"/>
    <w:rsid w:val="00230EE8"/>
    <w:rsid w:val="002312A1"/>
    <w:rsid w:val="00234E19"/>
    <w:rsid w:val="002377E6"/>
    <w:rsid w:val="00237C98"/>
    <w:rsid w:val="00237DB4"/>
    <w:rsid w:val="0024031E"/>
    <w:rsid w:val="00242549"/>
    <w:rsid w:val="00246AE0"/>
    <w:rsid w:val="002470AA"/>
    <w:rsid w:val="00247A0C"/>
    <w:rsid w:val="002510E5"/>
    <w:rsid w:val="00251ACB"/>
    <w:rsid w:val="002562DF"/>
    <w:rsid w:val="00257A83"/>
    <w:rsid w:val="00265E16"/>
    <w:rsid w:val="0026762E"/>
    <w:rsid w:val="00267BB9"/>
    <w:rsid w:val="00271ED5"/>
    <w:rsid w:val="00272A30"/>
    <w:rsid w:val="00272ED2"/>
    <w:rsid w:val="00273043"/>
    <w:rsid w:val="00276B33"/>
    <w:rsid w:val="00276E49"/>
    <w:rsid w:val="00277BDF"/>
    <w:rsid w:val="002819A1"/>
    <w:rsid w:val="002837F4"/>
    <w:rsid w:val="00284755"/>
    <w:rsid w:val="002848D0"/>
    <w:rsid w:val="00287128"/>
    <w:rsid w:val="0029061A"/>
    <w:rsid w:val="00290919"/>
    <w:rsid w:val="0029187E"/>
    <w:rsid w:val="00291D36"/>
    <w:rsid w:val="00292434"/>
    <w:rsid w:val="002B2B26"/>
    <w:rsid w:val="002B2B6C"/>
    <w:rsid w:val="002B5D09"/>
    <w:rsid w:val="002B67FA"/>
    <w:rsid w:val="002C0D7B"/>
    <w:rsid w:val="002C170A"/>
    <w:rsid w:val="002C33A9"/>
    <w:rsid w:val="002C3B55"/>
    <w:rsid w:val="002C50C7"/>
    <w:rsid w:val="002C53A9"/>
    <w:rsid w:val="002C61B2"/>
    <w:rsid w:val="002C7385"/>
    <w:rsid w:val="002D0E6E"/>
    <w:rsid w:val="002D2CE1"/>
    <w:rsid w:val="002D32BA"/>
    <w:rsid w:val="002D363E"/>
    <w:rsid w:val="002D53A7"/>
    <w:rsid w:val="002D572D"/>
    <w:rsid w:val="002D5912"/>
    <w:rsid w:val="002D693E"/>
    <w:rsid w:val="002D7471"/>
    <w:rsid w:val="002E55A9"/>
    <w:rsid w:val="002E7B12"/>
    <w:rsid w:val="002F1011"/>
    <w:rsid w:val="002F3171"/>
    <w:rsid w:val="002F3CD0"/>
    <w:rsid w:val="002F4060"/>
    <w:rsid w:val="002F4683"/>
    <w:rsid w:val="002F49F5"/>
    <w:rsid w:val="002F61E9"/>
    <w:rsid w:val="002F7D7C"/>
    <w:rsid w:val="00300780"/>
    <w:rsid w:val="00301502"/>
    <w:rsid w:val="00301C9E"/>
    <w:rsid w:val="003100DE"/>
    <w:rsid w:val="003104E9"/>
    <w:rsid w:val="0031061A"/>
    <w:rsid w:val="003126E4"/>
    <w:rsid w:val="00312A52"/>
    <w:rsid w:val="003145AA"/>
    <w:rsid w:val="003160BC"/>
    <w:rsid w:val="00317D76"/>
    <w:rsid w:val="00320BAC"/>
    <w:rsid w:val="00320BE1"/>
    <w:rsid w:val="00321D2B"/>
    <w:rsid w:val="0032481D"/>
    <w:rsid w:val="003328DF"/>
    <w:rsid w:val="00332B60"/>
    <w:rsid w:val="00334A48"/>
    <w:rsid w:val="00335425"/>
    <w:rsid w:val="00340E09"/>
    <w:rsid w:val="00342CF4"/>
    <w:rsid w:val="003476D6"/>
    <w:rsid w:val="00347D1F"/>
    <w:rsid w:val="003501D9"/>
    <w:rsid w:val="00350C99"/>
    <w:rsid w:val="00350F27"/>
    <w:rsid w:val="0035296F"/>
    <w:rsid w:val="0035449F"/>
    <w:rsid w:val="003548D1"/>
    <w:rsid w:val="00355256"/>
    <w:rsid w:val="00355A3D"/>
    <w:rsid w:val="00360654"/>
    <w:rsid w:val="00360D44"/>
    <w:rsid w:val="00360F61"/>
    <w:rsid w:val="0037372C"/>
    <w:rsid w:val="003740C4"/>
    <w:rsid w:val="00374216"/>
    <w:rsid w:val="003767B6"/>
    <w:rsid w:val="00376FFF"/>
    <w:rsid w:val="00377F41"/>
    <w:rsid w:val="003808D0"/>
    <w:rsid w:val="00380B00"/>
    <w:rsid w:val="003817FA"/>
    <w:rsid w:val="00384D20"/>
    <w:rsid w:val="003860E4"/>
    <w:rsid w:val="00391FC3"/>
    <w:rsid w:val="00393203"/>
    <w:rsid w:val="0039372A"/>
    <w:rsid w:val="00394256"/>
    <w:rsid w:val="00395ED9"/>
    <w:rsid w:val="0039609A"/>
    <w:rsid w:val="0039730D"/>
    <w:rsid w:val="003A2B38"/>
    <w:rsid w:val="003A5FC4"/>
    <w:rsid w:val="003A66B4"/>
    <w:rsid w:val="003A7F90"/>
    <w:rsid w:val="003B2297"/>
    <w:rsid w:val="003B406E"/>
    <w:rsid w:val="003B481C"/>
    <w:rsid w:val="003B4C31"/>
    <w:rsid w:val="003B5B0B"/>
    <w:rsid w:val="003B665E"/>
    <w:rsid w:val="003B6C15"/>
    <w:rsid w:val="003C05D1"/>
    <w:rsid w:val="003C1C01"/>
    <w:rsid w:val="003C39BE"/>
    <w:rsid w:val="003C3CDD"/>
    <w:rsid w:val="003C443B"/>
    <w:rsid w:val="003C47C1"/>
    <w:rsid w:val="003C487E"/>
    <w:rsid w:val="003C4D64"/>
    <w:rsid w:val="003C56CE"/>
    <w:rsid w:val="003C5EBB"/>
    <w:rsid w:val="003C614E"/>
    <w:rsid w:val="003C62A2"/>
    <w:rsid w:val="003C7C80"/>
    <w:rsid w:val="003D360C"/>
    <w:rsid w:val="003D3851"/>
    <w:rsid w:val="003E0A63"/>
    <w:rsid w:val="003E170F"/>
    <w:rsid w:val="003E2FFF"/>
    <w:rsid w:val="003E57C4"/>
    <w:rsid w:val="003E57D6"/>
    <w:rsid w:val="003E7F1E"/>
    <w:rsid w:val="003F063D"/>
    <w:rsid w:val="003F1BA0"/>
    <w:rsid w:val="003F54F9"/>
    <w:rsid w:val="003F5822"/>
    <w:rsid w:val="003F5CF2"/>
    <w:rsid w:val="003F6C7C"/>
    <w:rsid w:val="003F76B8"/>
    <w:rsid w:val="00403255"/>
    <w:rsid w:val="0040352C"/>
    <w:rsid w:val="00403B10"/>
    <w:rsid w:val="00404C14"/>
    <w:rsid w:val="0040595E"/>
    <w:rsid w:val="00413580"/>
    <w:rsid w:val="00413F7A"/>
    <w:rsid w:val="00415DC9"/>
    <w:rsid w:val="00417B7F"/>
    <w:rsid w:val="00420336"/>
    <w:rsid w:val="004250E7"/>
    <w:rsid w:val="004263CB"/>
    <w:rsid w:val="00430B37"/>
    <w:rsid w:val="00433B66"/>
    <w:rsid w:val="00437CE8"/>
    <w:rsid w:val="00443537"/>
    <w:rsid w:val="00446011"/>
    <w:rsid w:val="00453E62"/>
    <w:rsid w:val="00454246"/>
    <w:rsid w:val="0045467E"/>
    <w:rsid w:val="004712E8"/>
    <w:rsid w:val="00471EC5"/>
    <w:rsid w:val="00472B26"/>
    <w:rsid w:val="00473E21"/>
    <w:rsid w:val="00474983"/>
    <w:rsid w:val="0047555B"/>
    <w:rsid w:val="0048102A"/>
    <w:rsid w:val="0048405C"/>
    <w:rsid w:val="004852F2"/>
    <w:rsid w:val="00485734"/>
    <w:rsid w:val="00486F71"/>
    <w:rsid w:val="00494632"/>
    <w:rsid w:val="00494C4C"/>
    <w:rsid w:val="00496A96"/>
    <w:rsid w:val="004A00C6"/>
    <w:rsid w:val="004A0FC2"/>
    <w:rsid w:val="004A51F4"/>
    <w:rsid w:val="004A7D8D"/>
    <w:rsid w:val="004B5F9D"/>
    <w:rsid w:val="004C09C8"/>
    <w:rsid w:val="004C160B"/>
    <w:rsid w:val="004C7069"/>
    <w:rsid w:val="004C7233"/>
    <w:rsid w:val="004D192C"/>
    <w:rsid w:val="004D1968"/>
    <w:rsid w:val="004D196E"/>
    <w:rsid w:val="004D66DF"/>
    <w:rsid w:val="004E3241"/>
    <w:rsid w:val="004E5759"/>
    <w:rsid w:val="004E6F3B"/>
    <w:rsid w:val="004F07B3"/>
    <w:rsid w:val="004F2919"/>
    <w:rsid w:val="004F3EB4"/>
    <w:rsid w:val="004F4F05"/>
    <w:rsid w:val="004F6EF3"/>
    <w:rsid w:val="0050126B"/>
    <w:rsid w:val="00501FB8"/>
    <w:rsid w:val="0050311B"/>
    <w:rsid w:val="00503965"/>
    <w:rsid w:val="00510369"/>
    <w:rsid w:val="00513388"/>
    <w:rsid w:val="00515713"/>
    <w:rsid w:val="0052329C"/>
    <w:rsid w:val="005260A3"/>
    <w:rsid w:val="005267D5"/>
    <w:rsid w:val="00531ABC"/>
    <w:rsid w:val="0053264A"/>
    <w:rsid w:val="00532CAF"/>
    <w:rsid w:val="00535AB4"/>
    <w:rsid w:val="00537549"/>
    <w:rsid w:val="00540C85"/>
    <w:rsid w:val="005418C7"/>
    <w:rsid w:val="00543214"/>
    <w:rsid w:val="0054423B"/>
    <w:rsid w:val="00544380"/>
    <w:rsid w:val="00545243"/>
    <w:rsid w:val="005515A1"/>
    <w:rsid w:val="00554DFF"/>
    <w:rsid w:val="00555A7D"/>
    <w:rsid w:val="00556D37"/>
    <w:rsid w:val="00557321"/>
    <w:rsid w:val="00561D53"/>
    <w:rsid w:val="00564F9C"/>
    <w:rsid w:val="0056560D"/>
    <w:rsid w:val="00566527"/>
    <w:rsid w:val="00566865"/>
    <w:rsid w:val="0057000E"/>
    <w:rsid w:val="00571199"/>
    <w:rsid w:val="005733BE"/>
    <w:rsid w:val="00575437"/>
    <w:rsid w:val="005755B4"/>
    <w:rsid w:val="00580550"/>
    <w:rsid w:val="0058330B"/>
    <w:rsid w:val="00583E30"/>
    <w:rsid w:val="00585B43"/>
    <w:rsid w:val="00586B52"/>
    <w:rsid w:val="00593296"/>
    <w:rsid w:val="0059561B"/>
    <w:rsid w:val="005960EB"/>
    <w:rsid w:val="005963F1"/>
    <w:rsid w:val="005967B3"/>
    <w:rsid w:val="005A1904"/>
    <w:rsid w:val="005A24FD"/>
    <w:rsid w:val="005A39D3"/>
    <w:rsid w:val="005A4B08"/>
    <w:rsid w:val="005A5D20"/>
    <w:rsid w:val="005A691B"/>
    <w:rsid w:val="005A7DDE"/>
    <w:rsid w:val="005B0547"/>
    <w:rsid w:val="005B1098"/>
    <w:rsid w:val="005B49AB"/>
    <w:rsid w:val="005B6CCD"/>
    <w:rsid w:val="005C0B8E"/>
    <w:rsid w:val="005C4724"/>
    <w:rsid w:val="005C6833"/>
    <w:rsid w:val="005C6C9B"/>
    <w:rsid w:val="005D0051"/>
    <w:rsid w:val="005D1026"/>
    <w:rsid w:val="005D20B3"/>
    <w:rsid w:val="005D406D"/>
    <w:rsid w:val="005D5652"/>
    <w:rsid w:val="005D6071"/>
    <w:rsid w:val="005D6EA5"/>
    <w:rsid w:val="005E0B12"/>
    <w:rsid w:val="005E0D7F"/>
    <w:rsid w:val="005E386B"/>
    <w:rsid w:val="005E3BC4"/>
    <w:rsid w:val="005E63FC"/>
    <w:rsid w:val="005F1840"/>
    <w:rsid w:val="005F3186"/>
    <w:rsid w:val="005F3A42"/>
    <w:rsid w:val="005F4945"/>
    <w:rsid w:val="005F4D85"/>
    <w:rsid w:val="005F4F98"/>
    <w:rsid w:val="005F5A30"/>
    <w:rsid w:val="00601B36"/>
    <w:rsid w:val="00602708"/>
    <w:rsid w:val="00602CEE"/>
    <w:rsid w:val="00602F61"/>
    <w:rsid w:val="00604578"/>
    <w:rsid w:val="00605978"/>
    <w:rsid w:val="00613590"/>
    <w:rsid w:val="00614A90"/>
    <w:rsid w:val="00623ABF"/>
    <w:rsid w:val="00624473"/>
    <w:rsid w:val="00624C6E"/>
    <w:rsid w:val="006307DB"/>
    <w:rsid w:val="00630F0A"/>
    <w:rsid w:val="0063497A"/>
    <w:rsid w:val="006355DB"/>
    <w:rsid w:val="00640A54"/>
    <w:rsid w:val="0064276B"/>
    <w:rsid w:val="00642B3C"/>
    <w:rsid w:val="006430F1"/>
    <w:rsid w:val="0064388D"/>
    <w:rsid w:val="0064511B"/>
    <w:rsid w:val="0064607F"/>
    <w:rsid w:val="00646315"/>
    <w:rsid w:val="00650DEE"/>
    <w:rsid w:val="0065164A"/>
    <w:rsid w:val="00652DDF"/>
    <w:rsid w:val="006533F7"/>
    <w:rsid w:val="00655275"/>
    <w:rsid w:val="006578E6"/>
    <w:rsid w:val="006628CE"/>
    <w:rsid w:val="00664713"/>
    <w:rsid w:val="006716F6"/>
    <w:rsid w:val="00675093"/>
    <w:rsid w:val="00675F3F"/>
    <w:rsid w:val="00676390"/>
    <w:rsid w:val="00680053"/>
    <w:rsid w:val="006804E9"/>
    <w:rsid w:val="00681359"/>
    <w:rsid w:val="00682F30"/>
    <w:rsid w:val="00691CEE"/>
    <w:rsid w:val="006932DA"/>
    <w:rsid w:val="00694A9F"/>
    <w:rsid w:val="00695ECF"/>
    <w:rsid w:val="00696391"/>
    <w:rsid w:val="00696C1B"/>
    <w:rsid w:val="00697716"/>
    <w:rsid w:val="006A076D"/>
    <w:rsid w:val="006A0E24"/>
    <w:rsid w:val="006A1357"/>
    <w:rsid w:val="006A1AC2"/>
    <w:rsid w:val="006A20F2"/>
    <w:rsid w:val="006A26C4"/>
    <w:rsid w:val="006A69B0"/>
    <w:rsid w:val="006A76E7"/>
    <w:rsid w:val="006B163F"/>
    <w:rsid w:val="006B4952"/>
    <w:rsid w:val="006B4A6C"/>
    <w:rsid w:val="006B64C7"/>
    <w:rsid w:val="006B7CA2"/>
    <w:rsid w:val="006C1617"/>
    <w:rsid w:val="006D06A0"/>
    <w:rsid w:val="006D18C1"/>
    <w:rsid w:val="006D1EDF"/>
    <w:rsid w:val="006D2E1D"/>
    <w:rsid w:val="006E2273"/>
    <w:rsid w:val="006E273F"/>
    <w:rsid w:val="006E35BE"/>
    <w:rsid w:val="006E4417"/>
    <w:rsid w:val="006E4C43"/>
    <w:rsid w:val="006F03AD"/>
    <w:rsid w:val="006F2524"/>
    <w:rsid w:val="006F36BF"/>
    <w:rsid w:val="006F62CF"/>
    <w:rsid w:val="00700499"/>
    <w:rsid w:val="007021F4"/>
    <w:rsid w:val="007078E0"/>
    <w:rsid w:val="007124E0"/>
    <w:rsid w:val="00713E48"/>
    <w:rsid w:val="00716A5E"/>
    <w:rsid w:val="0071753B"/>
    <w:rsid w:val="0072059D"/>
    <w:rsid w:val="007232B0"/>
    <w:rsid w:val="0072371E"/>
    <w:rsid w:val="00724739"/>
    <w:rsid w:val="00724DDC"/>
    <w:rsid w:val="00725B69"/>
    <w:rsid w:val="007278D1"/>
    <w:rsid w:val="00730B74"/>
    <w:rsid w:val="00731045"/>
    <w:rsid w:val="00734BC6"/>
    <w:rsid w:val="00735296"/>
    <w:rsid w:val="007354EE"/>
    <w:rsid w:val="00735702"/>
    <w:rsid w:val="00737064"/>
    <w:rsid w:val="00753E70"/>
    <w:rsid w:val="0075600A"/>
    <w:rsid w:val="00760206"/>
    <w:rsid w:val="00762A70"/>
    <w:rsid w:val="00764423"/>
    <w:rsid w:val="007644F2"/>
    <w:rsid w:val="007648E6"/>
    <w:rsid w:val="00765308"/>
    <w:rsid w:val="007679B5"/>
    <w:rsid w:val="00772A48"/>
    <w:rsid w:val="00775C54"/>
    <w:rsid w:val="007772F8"/>
    <w:rsid w:val="00777CE7"/>
    <w:rsid w:val="00781240"/>
    <w:rsid w:val="00781682"/>
    <w:rsid w:val="00781796"/>
    <w:rsid w:val="00781A21"/>
    <w:rsid w:val="0078229A"/>
    <w:rsid w:val="00782AEF"/>
    <w:rsid w:val="00783949"/>
    <w:rsid w:val="00783B79"/>
    <w:rsid w:val="00783CFA"/>
    <w:rsid w:val="00785178"/>
    <w:rsid w:val="00785841"/>
    <w:rsid w:val="00786C32"/>
    <w:rsid w:val="00787115"/>
    <w:rsid w:val="00791D75"/>
    <w:rsid w:val="007933CE"/>
    <w:rsid w:val="00793D75"/>
    <w:rsid w:val="00797F1B"/>
    <w:rsid w:val="007A05B4"/>
    <w:rsid w:val="007A150A"/>
    <w:rsid w:val="007A7EDD"/>
    <w:rsid w:val="007B0DB3"/>
    <w:rsid w:val="007B10EF"/>
    <w:rsid w:val="007B3979"/>
    <w:rsid w:val="007B511F"/>
    <w:rsid w:val="007C0395"/>
    <w:rsid w:val="007C14CC"/>
    <w:rsid w:val="007C2652"/>
    <w:rsid w:val="007C39A8"/>
    <w:rsid w:val="007C3FA5"/>
    <w:rsid w:val="007C7D8B"/>
    <w:rsid w:val="007D05D0"/>
    <w:rsid w:val="007D0621"/>
    <w:rsid w:val="007D11FB"/>
    <w:rsid w:val="007D2F58"/>
    <w:rsid w:val="007D57EA"/>
    <w:rsid w:val="007D5991"/>
    <w:rsid w:val="007D690B"/>
    <w:rsid w:val="007E0C75"/>
    <w:rsid w:val="007E2612"/>
    <w:rsid w:val="007E299E"/>
    <w:rsid w:val="007E2DC2"/>
    <w:rsid w:val="007E31AD"/>
    <w:rsid w:val="007E3474"/>
    <w:rsid w:val="007E4483"/>
    <w:rsid w:val="007E6E2E"/>
    <w:rsid w:val="007E6F30"/>
    <w:rsid w:val="007F03CE"/>
    <w:rsid w:val="007F07A2"/>
    <w:rsid w:val="007F2490"/>
    <w:rsid w:val="007F3806"/>
    <w:rsid w:val="007F3C6D"/>
    <w:rsid w:val="007F5420"/>
    <w:rsid w:val="007F734A"/>
    <w:rsid w:val="00803AA7"/>
    <w:rsid w:val="008056B0"/>
    <w:rsid w:val="00805E63"/>
    <w:rsid w:val="00806CB3"/>
    <w:rsid w:val="00807F5A"/>
    <w:rsid w:val="00807F6C"/>
    <w:rsid w:val="008162F1"/>
    <w:rsid w:val="008168AB"/>
    <w:rsid w:val="00816F13"/>
    <w:rsid w:val="00827FD6"/>
    <w:rsid w:val="00833231"/>
    <w:rsid w:val="008338CD"/>
    <w:rsid w:val="00833E92"/>
    <w:rsid w:val="00834016"/>
    <w:rsid w:val="00835B17"/>
    <w:rsid w:val="008365E7"/>
    <w:rsid w:val="00837393"/>
    <w:rsid w:val="00842451"/>
    <w:rsid w:val="00845A71"/>
    <w:rsid w:val="00845AEF"/>
    <w:rsid w:val="0084730C"/>
    <w:rsid w:val="00853729"/>
    <w:rsid w:val="00854165"/>
    <w:rsid w:val="00855D1D"/>
    <w:rsid w:val="00857ACF"/>
    <w:rsid w:val="00860B56"/>
    <w:rsid w:val="00864262"/>
    <w:rsid w:val="00864B94"/>
    <w:rsid w:val="0087339F"/>
    <w:rsid w:val="008759CB"/>
    <w:rsid w:val="00880F30"/>
    <w:rsid w:val="00881E0F"/>
    <w:rsid w:val="008849C8"/>
    <w:rsid w:val="008857C2"/>
    <w:rsid w:val="008877E4"/>
    <w:rsid w:val="00887BD0"/>
    <w:rsid w:val="0089072D"/>
    <w:rsid w:val="00890C3E"/>
    <w:rsid w:val="0089355C"/>
    <w:rsid w:val="00893FB4"/>
    <w:rsid w:val="0089400B"/>
    <w:rsid w:val="00894572"/>
    <w:rsid w:val="008A29A6"/>
    <w:rsid w:val="008A714E"/>
    <w:rsid w:val="008B34D2"/>
    <w:rsid w:val="008B46DD"/>
    <w:rsid w:val="008B59DE"/>
    <w:rsid w:val="008B6B0A"/>
    <w:rsid w:val="008B74F7"/>
    <w:rsid w:val="008C1DF0"/>
    <w:rsid w:val="008C42A3"/>
    <w:rsid w:val="008C653B"/>
    <w:rsid w:val="008D259B"/>
    <w:rsid w:val="008D3342"/>
    <w:rsid w:val="008D3A08"/>
    <w:rsid w:val="008D5570"/>
    <w:rsid w:val="008D65D7"/>
    <w:rsid w:val="008D6E5F"/>
    <w:rsid w:val="008E0FB6"/>
    <w:rsid w:val="008E0FD9"/>
    <w:rsid w:val="008E1D7B"/>
    <w:rsid w:val="008E2D71"/>
    <w:rsid w:val="008E3603"/>
    <w:rsid w:val="008E6374"/>
    <w:rsid w:val="008E750E"/>
    <w:rsid w:val="008E7894"/>
    <w:rsid w:val="008E7E99"/>
    <w:rsid w:val="008F0230"/>
    <w:rsid w:val="008F1240"/>
    <w:rsid w:val="008F1C6F"/>
    <w:rsid w:val="008F1F0E"/>
    <w:rsid w:val="008F30FE"/>
    <w:rsid w:val="008F67A6"/>
    <w:rsid w:val="008F7681"/>
    <w:rsid w:val="00900D2E"/>
    <w:rsid w:val="00901DD3"/>
    <w:rsid w:val="009045CD"/>
    <w:rsid w:val="00905206"/>
    <w:rsid w:val="00905704"/>
    <w:rsid w:val="00905C9D"/>
    <w:rsid w:val="0091024F"/>
    <w:rsid w:val="009124E5"/>
    <w:rsid w:val="00915096"/>
    <w:rsid w:val="0092007E"/>
    <w:rsid w:val="009229A6"/>
    <w:rsid w:val="00926811"/>
    <w:rsid w:val="00926EAD"/>
    <w:rsid w:val="00927D77"/>
    <w:rsid w:val="00931A68"/>
    <w:rsid w:val="00931AA9"/>
    <w:rsid w:val="00931B48"/>
    <w:rsid w:val="00932673"/>
    <w:rsid w:val="009344EB"/>
    <w:rsid w:val="00936BF0"/>
    <w:rsid w:val="00941487"/>
    <w:rsid w:val="0094322D"/>
    <w:rsid w:val="0094388F"/>
    <w:rsid w:val="00944881"/>
    <w:rsid w:val="00952E68"/>
    <w:rsid w:val="009569AA"/>
    <w:rsid w:val="00956C60"/>
    <w:rsid w:val="00956FF6"/>
    <w:rsid w:val="00960728"/>
    <w:rsid w:val="00961A31"/>
    <w:rsid w:val="00964BEB"/>
    <w:rsid w:val="00966FF3"/>
    <w:rsid w:val="00972CC3"/>
    <w:rsid w:val="0097343F"/>
    <w:rsid w:val="009734C6"/>
    <w:rsid w:val="0097401E"/>
    <w:rsid w:val="00974A33"/>
    <w:rsid w:val="00974C40"/>
    <w:rsid w:val="00981008"/>
    <w:rsid w:val="009917D2"/>
    <w:rsid w:val="009924A4"/>
    <w:rsid w:val="0099263D"/>
    <w:rsid w:val="00992DDB"/>
    <w:rsid w:val="00992F3A"/>
    <w:rsid w:val="00993E09"/>
    <w:rsid w:val="00997AC9"/>
    <w:rsid w:val="009A0FF4"/>
    <w:rsid w:val="009A4FA6"/>
    <w:rsid w:val="009A5338"/>
    <w:rsid w:val="009A5A67"/>
    <w:rsid w:val="009A74AF"/>
    <w:rsid w:val="009A757C"/>
    <w:rsid w:val="009B4B89"/>
    <w:rsid w:val="009B75FE"/>
    <w:rsid w:val="009C0E2B"/>
    <w:rsid w:val="009C492D"/>
    <w:rsid w:val="009C4EC6"/>
    <w:rsid w:val="009C5870"/>
    <w:rsid w:val="009C5EE2"/>
    <w:rsid w:val="009C6802"/>
    <w:rsid w:val="009D07D2"/>
    <w:rsid w:val="009D760C"/>
    <w:rsid w:val="009E1AA1"/>
    <w:rsid w:val="009E78C6"/>
    <w:rsid w:val="009F0B43"/>
    <w:rsid w:val="009F0EDA"/>
    <w:rsid w:val="009F47DF"/>
    <w:rsid w:val="009F5C62"/>
    <w:rsid w:val="009F6794"/>
    <w:rsid w:val="00A0472D"/>
    <w:rsid w:val="00A06F81"/>
    <w:rsid w:val="00A0730D"/>
    <w:rsid w:val="00A10E26"/>
    <w:rsid w:val="00A155EC"/>
    <w:rsid w:val="00A16756"/>
    <w:rsid w:val="00A17FBA"/>
    <w:rsid w:val="00A21102"/>
    <w:rsid w:val="00A21444"/>
    <w:rsid w:val="00A22D14"/>
    <w:rsid w:val="00A263B0"/>
    <w:rsid w:val="00A31D68"/>
    <w:rsid w:val="00A34AC6"/>
    <w:rsid w:val="00A35B95"/>
    <w:rsid w:val="00A3674A"/>
    <w:rsid w:val="00A36A8F"/>
    <w:rsid w:val="00A40775"/>
    <w:rsid w:val="00A40E14"/>
    <w:rsid w:val="00A414D2"/>
    <w:rsid w:val="00A42AF8"/>
    <w:rsid w:val="00A43E7F"/>
    <w:rsid w:val="00A46BB8"/>
    <w:rsid w:val="00A51617"/>
    <w:rsid w:val="00A52D0F"/>
    <w:rsid w:val="00A52E79"/>
    <w:rsid w:val="00A531C2"/>
    <w:rsid w:val="00A55CF2"/>
    <w:rsid w:val="00A56121"/>
    <w:rsid w:val="00A56A38"/>
    <w:rsid w:val="00A57048"/>
    <w:rsid w:val="00A6017D"/>
    <w:rsid w:val="00A63AAA"/>
    <w:rsid w:val="00A64B7B"/>
    <w:rsid w:val="00A65F1B"/>
    <w:rsid w:val="00A66DDF"/>
    <w:rsid w:val="00A66FB4"/>
    <w:rsid w:val="00A73548"/>
    <w:rsid w:val="00A74B8B"/>
    <w:rsid w:val="00A80FB8"/>
    <w:rsid w:val="00A841D8"/>
    <w:rsid w:val="00A8533E"/>
    <w:rsid w:val="00A871E9"/>
    <w:rsid w:val="00A875D4"/>
    <w:rsid w:val="00A913CD"/>
    <w:rsid w:val="00A914F7"/>
    <w:rsid w:val="00A92614"/>
    <w:rsid w:val="00A92AED"/>
    <w:rsid w:val="00AA36D6"/>
    <w:rsid w:val="00AA38F0"/>
    <w:rsid w:val="00AA593F"/>
    <w:rsid w:val="00AB0C7E"/>
    <w:rsid w:val="00AB108E"/>
    <w:rsid w:val="00AB474B"/>
    <w:rsid w:val="00AB5248"/>
    <w:rsid w:val="00AC1499"/>
    <w:rsid w:val="00AD0839"/>
    <w:rsid w:val="00AD1116"/>
    <w:rsid w:val="00AD27B9"/>
    <w:rsid w:val="00AD397F"/>
    <w:rsid w:val="00AD6D0E"/>
    <w:rsid w:val="00AD6E46"/>
    <w:rsid w:val="00AE1707"/>
    <w:rsid w:val="00AE1F00"/>
    <w:rsid w:val="00AE252F"/>
    <w:rsid w:val="00AE54C6"/>
    <w:rsid w:val="00AF4D16"/>
    <w:rsid w:val="00AF5765"/>
    <w:rsid w:val="00AF613E"/>
    <w:rsid w:val="00AF6363"/>
    <w:rsid w:val="00AF6720"/>
    <w:rsid w:val="00B016A8"/>
    <w:rsid w:val="00B019B7"/>
    <w:rsid w:val="00B032B1"/>
    <w:rsid w:val="00B068B1"/>
    <w:rsid w:val="00B06CCD"/>
    <w:rsid w:val="00B074D5"/>
    <w:rsid w:val="00B07FC1"/>
    <w:rsid w:val="00B10837"/>
    <w:rsid w:val="00B11C5A"/>
    <w:rsid w:val="00B1240E"/>
    <w:rsid w:val="00B14448"/>
    <w:rsid w:val="00B16A25"/>
    <w:rsid w:val="00B177C0"/>
    <w:rsid w:val="00B21271"/>
    <w:rsid w:val="00B22F77"/>
    <w:rsid w:val="00B24C11"/>
    <w:rsid w:val="00B25DE8"/>
    <w:rsid w:val="00B26A19"/>
    <w:rsid w:val="00B27256"/>
    <w:rsid w:val="00B362CC"/>
    <w:rsid w:val="00B434A3"/>
    <w:rsid w:val="00B440CB"/>
    <w:rsid w:val="00B45FFD"/>
    <w:rsid w:val="00B46724"/>
    <w:rsid w:val="00B50D8D"/>
    <w:rsid w:val="00B51049"/>
    <w:rsid w:val="00B51E52"/>
    <w:rsid w:val="00B620DD"/>
    <w:rsid w:val="00B62D6F"/>
    <w:rsid w:val="00B63879"/>
    <w:rsid w:val="00B642C9"/>
    <w:rsid w:val="00B64C1F"/>
    <w:rsid w:val="00B6543F"/>
    <w:rsid w:val="00B65D26"/>
    <w:rsid w:val="00B66F09"/>
    <w:rsid w:val="00B7042E"/>
    <w:rsid w:val="00B743AE"/>
    <w:rsid w:val="00B7469D"/>
    <w:rsid w:val="00B746D1"/>
    <w:rsid w:val="00B75343"/>
    <w:rsid w:val="00B81C74"/>
    <w:rsid w:val="00B8291B"/>
    <w:rsid w:val="00B83B32"/>
    <w:rsid w:val="00B83FE0"/>
    <w:rsid w:val="00B8428F"/>
    <w:rsid w:val="00B87458"/>
    <w:rsid w:val="00B914CA"/>
    <w:rsid w:val="00B91F7E"/>
    <w:rsid w:val="00B92531"/>
    <w:rsid w:val="00B9483E"/>
    <w:rsid w:val="00B95EE4"/>
    <w:rsid w:val="00B97B2F"/>
    <w:rsid w:val="00BA089F"/>
    <w:rsid w:val="00BA13F2"/>
    <w:rsid w:val="00BA1706"/>
    <w:rsid w:val="00BB1AFE"/>
    <w:rsid w:val="00BB5577"/>
    <w:rsid w:val="00BB6B0D"/>
    <w:rsid w:val="00BC3220"/>
    <w:rsid w:val="00BC42F6"/>
    <w:rsid w:val="00BC6BBC"/>
    <w:rsid w:val="00BD263B"/>
    <w:rsid w:val="00BD45AC"/>
    <w:rsid w:val="00BD602E"/>
    <w:rsid w:val="00BD6F7E"/>
    <w:rsid w:val="00BD70F7"/>
    <w:rsid w:val="00BD714A"/>
    <w:rsid w:val="00BE20A8"/>
    <w:rsid w:val="00BE2741"/>
    <w:rsid w:val="00BE3116"/>
    <w:rsid w:val="00BE4595"/>
    <w:rsid w:val="00BF1D8C"/>
    <w:rsid w:val="00BF5EAA"/>
    <w:rsid w:val="00BF6BD2"/>
    <w:rsid w:val="00BF7B05"/>
    <w:rsid w:val="00C00CF0"/>
    <w:rsid w:val="00C0151F"/>
    <w:rsid w:val="00C03B6D"/>
    <w:rsid w:val="00C05E0E"/>
    <w:rsid w:val="00C06FE6"/>
    <w:rsid w:val="00C07DEF"/>
    <w:rsid w:val="00C104B5"/>
    <w:rsid w:val="00C10C75"/>
    <w:rsid w:val="00C12077"/>
    <w:rsid w:val="00C13909"/>
    <w:rsid w:val="00C165B4"/>
    <w:rsid w:val="00C17605"/>
    <w:rsid w:val="00C20F4F"/>
    <w:rsid w:val="00C215BE"/>
    <w:rsid w:val="00C21B3F"/>
    <w:rsid w:val="00C223B1"/>
    <w:rsid w:val="00C244CC"/>
    <w:rsid w:val="00C24819"/>
    <w:rsid w:val="00C24D9E"/>
    <w:rsid w:val="00C25EB1"/>
    <w:rsid w:val="00C30691"/>
    <w:rsid w:val="00C3132C"/>
    <w:rsid w:val="00C33F03"/>
    <w:rsid w:val="00C341A9"/>
    <w:rsid w:val="00C3605E"/>
    <w:rsid w:val="00C40412"/>
    <w:rsid w:val="00C44F04"/>
    <w:rsid w:val="00C46521"/>
    <w:rsid w:val="00C52A74"/>
    <w:rsid w:val="00C53278"/>
    <w:rsid w:val="00C548AA"/>
    <w:rsid w:val="00C5499A"/>
    <w:rsid w:val="00C56181"/>
    <w:rsid w:val="00C566F3"/>
    <w:rsid w:val="00C57CB0"/>
    <w:rsid w:val="00C604A2"/>
    <w:rsid w:val="00C61BB1"/>
    <w:rsid w:val="00C61F4F"/>
    <w:rsid w:val="00C62D0E"/>
    <w:rsid w:val="00C6421F"/>
    <w:rsid w:val="00C64F17"/>
    <w:rsid w:val="00C65BF1"/>
    <w:rsid w:val="00C71BD8"/>
    <w:rsid w:val="00C751B4"/>
    <w:rsid w:val="00C753BC"/>
    <w:rsid w:val="00C760FA"/>
    <w:rsid w:val="00C76BE9"/>
    <w:rsid w:val="00C77465"/>
    <w:rsid w:val="00C82F46"/>
    <w:rsid w:val="00C83BFD"/>
    <w:rsid w:val="00C92EFA"/>
    <w:rsid w:val="00C9710F"/>
    <w:rsid w:val="00CA1523"/>
    <w:rsid w:val="00CA460B"/>
    <w:rsid w:val="00CA4D8F"/>
    <w:rsid w:val="00CA550F"/>
    <w:rsid w:val="00CA6694"/>
    <w:rsid w:val="00CA75AB"/>
    <w:rsid w:val="00CA78FC"/>
    <w:rsid w:val="00CA7E6D"/>
    <w:rsid w:val="00CB0829"/>
    <w:rsid w:val="00CB1B20"/>
    <w:rsid w:val="00CB2B16"/>
    <w:rsid w:val="00CB2D8A"/>
    <w:rsid w:val="00CB4606"/>
    <w:rsid w:val="00CB4C85"/>
    <w:rsid w:val="00CB61AF"/>
    <w:rsid w:val="00CC2EFB"/>
    <w:rsid w:val="00CC3941"/>
    <w:rsid w:val="00CC6A3E"/>
    <w:rsid w:val="00CD4ABD"/>
    <w:rsid w:val="00CD4C22"/>
    <w:rsid w:val="00CD61C1"/>
    <w:rsid w:val="00CD6A9E"/>
    <w:rsid w:val="00CD7FEA"/>
    <w:rsid w:val="00CE14E0"/>
    <w:rsid w:val="00CE199A"/>
    <w:rsid w:val="00CE2282"/>
    <w:rsid w:val="00CE2779"/>
    <w:rsid w:val="00CE34B1"/>
    <w:rsid w:val="00CF2374"/>
    <w:rsid w:val="00CF2CF1"/>
    <w:rsid w:val="00CF7980"/>
    <w:rsid w:val="00CF7D78"/>
    <w:rsid w:val="00CF7F2E"/>
    <w:rsid w:val="00D001CF"/>
    <w:rsid w:val="00D11D4C"/>
    <w:rsid w:val="00D13D2D"/>
    <w:rsid w:val="00D2514B"/>
    <w:rsid w:val="00D25715"/>
    <w:rsid w:val="00D26A3D"/>
    <w:rsid w:val="00D31269"/>
    <w:rsid w:val="00D35B69"/>
    <w:rsid w:val="00D368E2"/>
    <w:rsid w:val="00D4242E"/>
    <w:rsid w:val="00D459AC"/>
    <w:rsid w:val="00D45D1C"/>
    <w:rsid w:val="00D464C1"/>
    <w:rsid w:val="00D47853"/>
    <w:rsid w:val="00D50F8F"/>
    <w:rsid w:val="00D519A8"/>
    <w:rsid w:val="00D52537"/>
    <w:rsid w:val="00D52937"/>
    <w:rsid w:val="00D534F3"/>
    <w:rsid w:val="00D54994"/>
    <w:rsid w:val="00D56474"/>
    <w:rsid w:val="00D601E5"/>
    <w:rsid w:val="00D649C4"/>
    <w:rsid w:val="00D659D5"/>
    <w:rsid w:val="00D66166"/>
    <w:rsid w:val="00D67433"/>
    <w:rsid w:val="00D70B1F"/>
    <w:rsid w:val="00D71396"/>
    <w:rsid w:val="00D743A0"/>
    <w:rsid w:val="00D74A27"/>
    <w:rsid w:val="00D758A9"/>
    <w:rsid w:val="00D76A30"/>
    <w:rsid w:val="00D7797D"/>
    <w:rsid w:val="00D8034F"/>
    <w:rsid w:val="00D80B4B"/>
    <w:rsid w:val="00D81C23"/>
    <w:rsid w:val="00D82BF9"/>
    <w:rsid w:val="00D83B3F"/>
    <w:rsid w:val="00D92508"/>
    <w:rsid w:val="00D92927"/>
    <w:rsid w:val="00D93DD7"/>
    <w:rsid w:val="00D97696"/>
    <w:rsid w:val="00D97FA7"/>
    <w:rsid w:val="00DA0F70"/>
    <w:rsid w:val="00DA3069"/>
    <w:rsid w:val="00DA4675"/>
    <w:rsid w:val="00DA5691"/>
    <w:rsid w:val="00DA722F"/>
    <w:rsid w:val="00DA780B"/>
    <w:rsid w:val="00DB1F0A"/>
    <w:rsid w:val="00DB53A7"/>
    <w:rsid w:val="00DB67F1"/>
    <w:rsid w:val="00DB7B5C"/>
    <w:rsid w:val="00DB7E2B"/>
    <w:rsid w:val="00DC128B"/>
    <w:rsid w:val="00DC2E3A"/>
    <w:rsid w:val="00DC362D"/>
    <w:rsid w:val="00DC5107"/>
    <w:rsid w:val="00DC5560"/>
    <w:rsid w:val="00DC5930"/>
    <w:rsid w:val="00DC7B3B"/>
    <w:rsid w:val="00DD08EC"/>
    <w:rsid w:val="00DD1354"/>
    <w:rsid w:val="00DD2602"/>
    <w:rsid w:val="00DD6559"/>
    <w:rsid w:val="00DD72C3"/>
    <w:rsid w:val="00DE2B12"/>
    <w:rsid w:val="00DE3ADA"/>
    <w:rsid w:val="00DF4E20"/>
    <w:rsid w:val="00DF65A5"/>
    <w:rsid w:val="00E01516"/>
    <w:rsid w:val="00E02336"/>
    <w:rsid w:val="00E043B2"/>
    <w:rsid w:val="00E048C9"/>
    <w:rsid w:val="00E04BBB"/>
    <w:rsid w:val="00E0685E"/>
    <w:rsid w:val="00E07D7E"/>
    <w:rsid w:val="00E104D9"/>
    <w:rsid w:val="00E13CF9"/>
    <w:rsid w:val="00E14522"/>
    <w:rsid w:val="00E161CA"/>
    <w:rsid w:val="00E24BB6"/>
    <w:rsid w:val="00E25D65"/>
    <w:rsid w:val="00E27A6C"/>
    <w:rsid w:val="00E31DDC"/>
    <w:rsid w:val="00E320B8"/>
    <w:rsid w:val="00E34ABC"/>
    <w:rsid w:val="00E35DBC"/>
    <w:rsid w:val="00E36561"/>
    <w:rsid w:val="00E41004"/>
    <w:rsid w:val="00E4266E"/>
    <w:rsid w:val="00E442B4"/>
    <w:rsid w:val="00E445BE"/>
    <w:rsid w:val="00E46635"/>
    <w:rsid w:val="00E50315"/>
    <w:rsid w:val="00E52DA5"/>
    <w:rsid w:val="00E55070"/>
    <w:rsid w:val="00E567C7"/>
    <w:rsid w:val="00E6126D"/>
    <w:rsid w:val="00E65C41"/>
    <w:rsid w:val="00E67B96"/>
    <w:rsid w:val="00E742D7"/>
    <w:rsid w:val="00E75504"/>
    <w:rsid w:val="00E75BF5"/>
    <w:rsid w:val="00E75DD5"/>
    <w:rsid w:val="00E80601"/>
    <w:rsid w:val="00E80C6B"/>
    <w:rsid w:val="00E83A2D"/>
    <w:rsid w:val="00E85CDA"/>
    <w:rsid w:val="00E85D5E"/>
    <w:rsid w:val="00E86A32"/>
    <w:rsid w:val="00E87566"/>
    <w:rsid w:val="00E93F3C"/>
    <w:rsid w:val="00E9636B"/>
    <w:rsid w:val="00E974AB"/>
    <w:rsid w:val="00EA00D3"/>
    <w:rsid w:val="00EA2DC4"/>
    <w:rsid w:val="00EA3B1A"/>
    <w:rsid w:val="00EA6123"/>
    <w:rsid w:val="00EA7AC2"/>
    <w:rsid w:val="00EB09D8"/>
    <w:rsid w:val="00EB43E7"/>
    <w:rsid w:val="00EB4ADC"/>
    <w:rsid w:val="00EB4FB1"/>
    <w:rsid w:val="00EB66C9"/>
    <w:rsid w:val="00EC0358"/>
    <w:rsid w:val="00EC287F"/>
    <w:rsid w:val="00EC4D9C"/>
    <w:rsid w:val="00EC4F7A"/>
    <w:rsid w:val="00ED6086"/>
    <w:rsid w:val="00ED644C"/>
    <w:rsid w:val="00ED7539"/>
    <w:rsid w:val="00EE24D2"/>
    <w:rsid w:val="00EE283B"/>
    <w:rsid w:val="00EE291B"/>
    <w:rsid w:val="00EE6D8C"/>
    <w:rsid w:val="00EE7158"/>
    <w:rsid w:val="00EF135D"/>
    <w:rsid w:val="00EF1AA7"/>
    <w:rsid w:val="00EF3BEF"/>
    <w:rsid w:val="00EF4378"/>
    <w:rsid w:val="00EF5C22"/>
    <w:rsid w:val="00EF5C3C"/>
    <w:rsid w:val="00EF72E7"/>
    <w:rsid w:val="00F003A5"/>
    <w:rsid w:val="00F018FD"/>
    <w:rsid w:val="00F0197A"/>
    <w:rsid w:val="00F03A57"/>
    <w:rsid w:val="00F11926"/>
    <w:rsid w:val="00F11D5E"/>
    <w:rsid w:val="00F13BC4"/>
    <w:rsid w:val="00F1588C"/>
    <w:rsid w:val="00F15E05"/>
    <w:rsid w:val="00F20D5A"/>
    <w:rsid w:val="00F21C8E"/>
    <w:rsid w:val="00F25D80"/>
    <w:rsid w:val="00F25E95"/>
    <w:rsid w:val="00F262B3"/>
    <w:rsid w:val="00F31215"/>
    <w:rsid w:val="00F3293F"/>
    <w:rsid w:val="00F346B3"/>
    <w:rsid w:val="00F37303"/>
    <w:rsid w:val="00F4161A"/>
    <w:rsid w:val="00F41B2A"/>
    <w:rsid w:val="00F443E0"/>
    <w:rsid w:val="00F444F8"/>
    <w:rsid w:val="00F45CB8"/>
    <w:rsid w:val="00F46A23"/>
    <w:rsid w:val="00F51305"/>
    <w:rsid w:val="00F52EDF"/>
    <w:rsid w:val="00F53FE5"/>
    <w:rsid w:val="00F54DCC"/>
    <w:rsid w:val="00F563E9"/>
    <w:rsid w:val="00F606EB"/>
    <w:rsid w:val="00F62E5D"/>
    <w:rsid w:val="00F6352D"/>
    <w:rsid w:val="00F63544"/>
    <w:rsid w:val="00F67720"/>
    <w:rsid w:val="00F67B17"/>
    <w:rsid w:val="00F70A99"/>
    <w:rsid w:val="00F726D3"/>
    <w:rsid w:val="00F72AA7"/>
    <w:rsid w:val="00F80525"/>
    <w:rsid w:val="00F83443"/>
    <w:rsid w:val="00F8410A"/>
    <w:rsid w:val="00F86D62"/>
    <w:rsid w:val="00F87746"/>
    <w:rsid w:val="00F90BF3"/>
    <w:rsid w:val="00F9245F"/>
    <w:rsid w:val="00F9748D"/>
    <w:rsid w:val="00FA29F3"/>
    <w:rsid w:val="00FA2ADC"/>
    <w:rsid w:val="00FA33FC"/>
    <w:rsid w:val="00FA43A3"/>
    <w:rsid w:val="00FA6906"/>
    <w:rsid w:val="00FA6F76"/>
    <w:rsid w:val="00FB735D"/>
    <w:rsid w:val="00FC0DD1"/>
    <w:rsid w:val="00FC20A3"/>
    <w:rsid w:val="00FC3971"/>
    <w:rsid w:val="00FC5C2D"/>
    <w:rsid w:val="00FC6679"/>
    <w:rsid w:val="00FD02F9"/>
    <w:rsid w:val="00FD1F52"/>
    <w:rsid w:val="00FD2386"/>
    <w:rsid w:val="00FD456B"/>
    <w:rsid w:val="00FD61D3"/>
    <w:rsid w:val="00FE0845"/>
    <w:rsid w:val="00FE5E12"/>
    <w:rsid w:val="00FE6667"/>
    <w:rsid w:val="00FF31AA"/>
    <w:rsid w:val="00FF3439"/>
    <w:rsid w:val="00FF64ED"/>
    <w:rsid w:val="00FF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779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E19"/>
    <w:pPr>
      <w:spacing w:after="120" w:line="276" w:lineRule="auto"/>
    </w:pPr>
    <w:rPr>
      <w:rFonts w:ascii="Verdana" w:hAnsi="Verdana"/>
      <w:szCs w:val="22"/>
    </w:rPr>
  </w:style>
  <w:style w:type="paragraph" w:styleId="Heading1">
    <w:name w:val="heading 1"/>
    <w:next w:val="Normal"/>
    <w:link w:val="Heading1Char"/>
    <w:uiPriority w:val="9"/>
    <w:qFormat/>
    <w:rsid w:val="00234E19"/>
    <w:pPr>
      <w:keepNext/>
      <w:numPr>
        <w:numId w:val="2"/>
      </w:numPr>
      <w:spacing w:before="240" w:after="240"/>
      <w:outlineLvl w:val="0"/>
    </w:pPr>
    <w:rPr>
      <w:rFonts w:ascii="Verdana" w:eastAsia="Times New Roman" w:hAnsi="Verdana"/>
      <w:b/>
      <w:bCs/>
      <w:kern w:val="32"/>
      <w:sz w:val="32"/>
      <w:szCs w:val="32"/>
    </w:rPr>
  </w:style>
  <w:style w:type="paragraph" w:styleId="Heading2">
    <w:name w:val="heading 2"/>
    <w:basedOn w:val="Heading1"/>
    <w:next w:val="H2Body"/>
    <w:link w:val="Heading2Char"/>
    <w:uiPriority w:val="9"/>
    <w:unhideWhenUsed/>
    <w:qFormat/>
    <w:rsid w:val="00234E19"/>
    <w:pPr>
      <w:numPr>
        <w:ilvl w:val="1"/>
      </w:numPr>
      <w:spacing w:before="120" w:after="120"/>
      <w:outlineLvl w:val="1"/>
    </w:pPr>
    <w:rPr>
      <w:bCs w:val="0"/>
      <w:iCs/>
      <w:sz w:val="28"/>
      <w:szCs w:val="28"/>
    </w:rPr>
  </w:style>
  <w:style w:type="paragraph" w:styleId="Heading3">
    <w:name w:val="heading 3"/>
    <w:basedOn w:val="Heading2"/>
    <w:next w:val="H3Body"/>
    <w:link w:val="Heading3Char"/>
    <w:uiPriority w:val="9"/>
    <w:unhideWhenUsed/>
    <w:qFormat/>
    <w:rsid w:val="00234E19"/>
    <w:pPr>
      <w:numPr>
        <w:ilvl w:val="2"/>
      </w:numPr>
      <w:outlineLvl w:val="2"/>
    </w:pPr>
    <w:rPr>
      <w:bCs/>
      <w:sz w:val="26"/>
      <w:szCs w:val="26"/>
    </w:rPr>
  </w:style>
  <w:style w:type="paragraph" w:styleId="Heading4">
    <w:name w:val="heading 4"/>
    <w:basedOn w:val="Heading3"/>
    <w:next w:val="H4Body"/>
    <w:link w:val="Heading4Char"/>
    <w:uiPriority w:val="9"/>
    <w:unhideWhenUsed/>
    <w:qFormat/>
    <w:rsid w:val="00234E19"/>
    <w:pPr>
      <w:numPr>
        <w:ilvl w:val="3"/>
      </w:numPr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234E19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E19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DD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234E19"/>
    <w:rPr>
      <w:rFonts w:ascii="Verdana" w:eastAsia="Times New Roman" w:hAnsi="Verdana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234E19"/>
    <w:rPr>
      <w:rFonts w:ascii="Verdana" w:eastAsia="Times New Roman" w:hAnsi="Verdana"/>
      <w:b/>
      <w:iCs/>
      <w:kern w:val="32"/>
      <w:sz w:val="28"/>
      <w:szCs w:val="28"/>
    </w:rPr>
  </w:style>
  <w:style w:type="character" w:customStyle="1" w:styleId="Heading3Char">
    <w:name w:val="Heading 3 Char"/>
    <w:link w:val="Heading3"/>
    <w:uiPriority w:val="9"/>
    <w:rsid w:val="00234E19"/>
    <w:rPr>
      <w:rFonts w:ascii="Verdana" w:eastAsia="Times New Roman" w:hAnsi="Verdana"/>
      <w:b/>
      <w:bCs/>
      <w:iCs/>
      <w:kern w:val="32"/>
      <w:sz w:val="26"/>
      <w:szCs w:val="26"/>
    </w:rPr>
  </w:style>
  <w:style w:type="character" w:customStyle="1" w:styleId="Heading4Char">
    <w:name w:val="Heading 4 Char"/>
    <w:link w:val="Heading4"/>
    <w:uiPriority w:val="9"/>
    <w:rsid w:val="00234E19"/>
    <w:rPr>
      <w:rFonts w:ascii="Verdana" w:eastAsia="Times New Roman" w:hAnsi="Verdana"/>
      <w:b/>
      <w:iCs/>
      <w:kern w:val="32"/>
      <w:sz w:val="24"/>
      <w:szCs w:val="28"/>
    </w:rPr>
  </w:style>
  <w:style w:type="character" w:customStyle="1" w:styleId="Heading5Char">
    <w:name w:val="Heading 5 Char"/>
    <w:link w:val="Heading5"/>
    <w:uiPriority w:val="9"/>
    <w:rsid w:val="00234E19"/>
    <w:rPr>
      <w:rFonts w:ascii="Verdana" w:eastAsia="Times New Roman" w:hAnsi="Verdana"/>
      <w:b/>
      <w:bCs/>
      <w:kern w:val="32"/>
      <w:sz w:val="24"/>
      <w:szCs w:val="26"/>
    </w:rPr>
  </w:style>
  <w:style w:type="paragraph" w:styleId="NoSpacing">
    <w:name w:val="No Spacing"/>
    <w:uiPriority w:val="1"/>
    <w:qFormat/>
    <w:rsid w:val="00234E19"/>
    <w:rPr>
      <w:rFonts w:ascii="Verdana" w:hAnsi="Verdana"/>
      <w:szCs w:val="22"/>
    </w:rPr>
  </w:style>
  <w:style w:type="character" w:customStyle="1" w:styleId="Heading6Char">
    <w:name w:val="Heading 6 Char"/>
    <w:link w:val="Heading6"/>
    <w:uiPriority w:val="9"/>
    <w:semiHidden/>
    <w:rsid w:val="00234E19"/>
    <w:rPr>
      <w:rFonts w:eastAsia="Times New Roman"/>
      <w:b/>
      <w:bCs/>
      <w:szCs w:val="22"/>
    </w:rPr>
  </w:style>
  <w:style w:type="numbering" w:customStyle="1" w:styleId="HeadingsLarry">
    <w:name w:val="HeadingsLarry"/>
    <w:uiPriority w:val="99"/>
    <w:rsid w:val="00234E19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4E19"/>
    <w:pPr>
      <w:keepLines/>
      <w:numPr>
        <w:numId w:val="0"/>
      </w:numPr>
      <w:spacing w:before="480" w:line="276" w:lineRule="auto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34E19"/>
    <w:pPr>
      <w:spacing w:line="480" w:lineRule="auto"/>
    </w:pPr>
  </w:style>
  <w:style w:type="character" w:customStyle="1" w:styleId="BodyText2Char">
    <w:name w:val="Body Text 2 Char"/>
    <w:link w:val="BodyText2"/>
    <w:uiPriority w:val="99"/>
    <w:semiHidden/>
    <w:rsid w:val="00234E19"/>
    <w:rPr>
      <w:rFonts w:ascii="Verdana" w:hAnsi="Verdana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1038C5"/>
    <w:pPr>
      <w:ind w:left="360"/>
    </w:pPr>
  </w:style>
  <w:style w:type="character" w:customStyle="1" w:styleId="BodyTextIndentChar">
    <w:name w:val="Body Text Indent Char"/>
    <w:link w:val="BodyTextIndent"/>
    <w:uiPriority w:val="99"/>
    <w:rsid w:val="001038C5"/>
    <w:rPr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34E19"/>
    <w:pPr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234E19"/>
    <w:rPr>
      <w:rFonts w:ascii="Verdana" w:hAnsi="Verdana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34E19"/>
    <w:pPr>
      <w:spacing w:line="480" w:lineRule="auto"/>
      <w:ind w:left="360"/>
    </w:pPr>
  </w:style>
  <w:style w:type="character" w:customStyle="1" w:styleId="BodyTextIndent2Char">
    <w:name w:val="Body Text Indent 2 Char"/>
    <w:link w:val="BodyTextIndent2"/>
    <w:uiPriority w:val="99"/>
    <w:semiHidden/>
    <w:rsid w:val="00234E19"/>
    <w:rPr>
      <w:rFonts w:ascii="Verdana" w:hAnsi="Verdana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34E19"/>
    <w:pPr>
      <w:tabs>
        <w:tab w:val="right" w:leader="dot" w:pos="9350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234E19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34E19"/>
    <w:pPr>
      <w:ind w:left="440"/>
    </w:pPr>
  </w:style>
  <w:style w:type="character" w:styleId="Hyperlink">
    <w:name w:val="Hyperlink"/>
    <w:uiPriority w:val="99"/>
    <w:unhideWhenUsed/>
    <w:rsid w:val="00234E19"/>
    <w:rPr>
      <w:color w:val="0000FF"/>
      <w:u w:val="single"/>
    </w:rPr>
  </w:style>
  <w:style w:type="paragraph" w:styleId="Header">
    <w:name w:val="header"/>
    <w:basedOn w:val="Normal"/>
    <w:link w:val="HeaderChar"/>
    <w:unhideWhenUsed/>
    <w:rsid w:val="00234E1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234E19"/>
    <w:rPr>
      <w:rFonts w:ascii="Verdana" w:hAnsi="Verdana"/>
      <w:szCs w:val="22"/>
    </w:rPr>
  </w:style>
  <w:style w:type="paragraph" w:styleId="Footer">
    <w:name w:val="footer"/>
    <w:basedOn w:val="Normal"/>
    <w:link w:val="FooterChar"/>
    <w:unhideWhenUsed/>
    <w:rsid w:val="00234E1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234E19"/>
    <w:rPr>
      <w:rFonts w:ascii="Verdana" w:hAnsi="Verdana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34E19"/>
    <w:rPr>
      <w:rFonts w:ascii="Tahoma" w:hAnsi="Tahoma" w:cs="Tahoma"/>
      <w:sz w:val="16"/>
      <w:szCs w:val="16"/>
    </w:rPr>
  </w:style>
  <w:style w:type="paragraph" w:customStyle="1" w:styleId="HeaderFooter">
    <w:name w:val="Header &amp; Footer"/>
    <w:rsid w:val="00234E19"/>
    <w:pPr>
      <w:tabs>
        <w:tab w:val="right" w:pos="9360"/>
      </w:tabs>
    </w:pPr>
    <w:rPr>
      <w:rFonts w:ascii="Helvetica" w:eastAsia="ヒラギノ角ゴ Pro W3" w:hAnsi="Helvetica"/>
      <w:color w:val="000000"/>
    </w:rPr>
  </w:style>
  <w:style w:type="table" w:styleId="TableGrid">
    <w:name w:val="Table Grid"/>
    <w:basedOn w:val="TableNormal"/>
    <w:uiPriority w:val="59"/>
    <w:rsid w:val="00234E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34E19"/>
    <w:pPr>
      <w:numPr>
        <w:numId w:val="4"/>
      </w:numPr>
      <w:suppressAutoHyphens/>
      <w:spacing w:after="60" w:line="240" w:lineRule="auto"/>
    </w:pPr>
    <w:rPr>
      <w:rFonts w:eastAsia="ヒラギノ角ゴ Pro W3"/>
      <w:color w:val="3F3F3F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34E19"/>
    <w:pPr>
      <w:spacing w:after="0" w:line="240" w:lineRule="auto"/>
    </w:pPr>
    <w:rPr>
      <w:rFonts w:ascii="Calibri" w:hAnsi="Calibri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234E19"/>
    <w:rPr>
      <w:sz w:val="22"/>
      <w:szCs w:val="21"/>
    </w:rPr>
  </w:style>
  <w:style w:type="paragraph" w:customStyle="1" w:styleId="H2Body">
    <w:name w:val="H2 Body"/>
    <w:basedOn w:val="Normal"/>
    <w:link w:val="H2BodyChar"/>
    <w:qFormat/>
    <w:rsid w:val="00234E19"/>
    <w:pPr>
      <w:ind w:left="450"/>
    </w:pPr>
  </w:style>
  <w:style w:type="paragraph" w:customStyle="1" w:styleId="TableofContents">
    <w:name w:val="Table of Contents"/>
    <w:basedOn w:val="Normal"/>
    <w:rsid w:val="00234E19"/>
    <w:pPr>
      <w:keepLines/>
      <w:pageBreakBefore/>
      <w:spacing w:after="360" w:line="240" w:lineRule="auto"/>
      <w:jc w:val="center"/>
    </w:pPr>
    <w:rPr>
      <w:rFonts w:ascii="Times New Roman" w:eastAsia="Times New Roman" w:hAnsi="Times New Roman"/>
      <w:color w:val="000000"/>
      <w:sz w:val="36"/>
      <w:szCs w:val="20"/>
    </w:rPr>
  </w:style>
  <w:style w:type="paragraph" w:customStyle="1" w:styleId="MyOutline">
    <w:name w:val="My Outline"/>
    <w:basedOn w:val="Normal"/>
    <w:rsid w:val="00234E19"/>
    <w:pPr>
      <w:numPr>
        <w:numId w:val="3"/>
      </w:numPr>
      <w:spacing w:after="0" w:line="240" w:lineRule="auto"/>
    </w:pPr>
    <w:rPr>
      <w:rFonts w:ascii="Arial" w:eastAsia="Times New Roman" w:hAnsi="Arial"/>
      <w:szCs w:val="20"/>
    </w:rPr>
  </w:style>
  <w:style w:type="character" w:styleId="PageNumber">
    <w:name w:val="page number"/>
    <w:rsid w:val="00234E19"/>
    <w:rPr>
      <w:sz w:val="20"/>
    </w:rPr>
  </w:style>
  <w:style w:type="character" w:styleId="HTMLCode">
    <w:name w:val="HTML Code"/>
    <w:basedOn w:val="DefaultParagraphFont"/>
    <w:uiPriority w:val="99"/>
    <w:semiHidden/>
    <w:unhideWhenUsed/>
    <w:rsid w:val="00835B17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044632"/>
    <w:rPr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2562D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EB4A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4A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8849C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LightList">
    <w:name w:val="Light List"/>
    <w:basedOn w:val="TableNormal"/>
    <w:uiPriority w:val="61"/>
    <w:rsid w:val="008849C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Console">
    <w:name w:val="Console"/>
    <w:basedOn w:val="Normal"/>
    <w:link w:val="ConsoleChar"/>
    <w:qFormat/>
    <w:rsid w:val="005A5D20"/>
    <w:pPr>
      <w:spacing w:after="60"/>
      <w:ind w:left="1627"/>
    </w:pPr>
    <w:rPr>
      <w:rFonts w:ascii="Consolas" w:hAnsi="Consolas" w:cs="Consolas"/>
    </w:rPr>
  </w:style>
  <w:style w:type="character" w:customStyle="1" w:styleId="H2BodyChar">
    <w:name w:val="H2 Body Char"/>
    <w:basedOn w:val="DefaultParagraphFont"/>
    <w:link w:val="H2Body"/>
    <w:rsid w:val="00234E19"/>
    <w:rPr>
      <w:rFonts w:ascii="Verdana" w:hAnsi="Verdana"/>
      <w:szCs w:val="22"/>
    </w:rPr>
  </w:style>
  <w:style w:type="character" w:customStyle="1" w:styleId="ConsoleChar">
    <w:name w:val="Console Char"/>
    <w:basedOn w:val="DefaultParagraphFont"/>
    <w:link w:val="Console"/>
    <w:rsid w:val="005A5D20"/>
    <w:rPr>
      <w:rFonts w:ascii="Consolas" w:hAnsi="Consolas" w:cs="Consolas"/>
      <w:szCs w:val="22"/>
    </w:rPr>
  </w:style>
  <w:style w:type="paragraph" w:customStyle="1" w:styleId="ProcedureHeading">
    <w:name w:val="Procedure Heading"/>
    <w:basedOn w:val="H3Body"/>
    <w:link w:val="ProcedureHeadingChar"/>
    <w:rsid w:val="00234E19"/>
  </w:style>
  <w:style w:type="character" w:styleId="IntenseReference">
    <w:name w:val="Intense Reference"/>
    <w:basedOn w:val="DefaultParagraphFont"/>
    <w:uiPriority w:val="32"/>
    <w:qFormat/>
    <w:rsid w:val="00234E19"/>
    <w:rPr>
      <w:b/>
      <w:bCs/>
      <w:smallCaps/>
      <w:color w:val="000000" w:themeColor="text1"/>
      <w:spacing w:val="5"/>
      <w:u w:val="single"/>
    </w:rPr>
  </w:style>
  <w:style w:type="paragraph" w:customStyle="1" w:styleId="H3Body">
    <w:name w:val="H3 Body"/>
    <w:basedOn w:val="Normal"/>
    <w:link w:val="H3BodyChar"/>
    <w:qFormat/>
    <w:rsid w:val="00234E19"/>
    <w:pPr>
      <w:ind w:left="720"/>
    </w:pPr>
  </w:style>
  <w:style w:type="character" w:customStyle="1" w:styleId="ProcedureHeadingChar">
    <w:name w:val="Procedure Heading Char"/>
    <w:basedOn w:val="H3BodyChar"/>
    <w:link w:val="ProcedureHeading"/>
    <w:rsid w:val="00234E19"/>
    <w:rPr>
      <w:rFonts w:ascii="Verdana" w:hAnsi="Verdana"/>
      <w:szCs w:val="22"/>
    </w:rPr>
  </w:style>
  <w:style w:type="character" w:customStyle="1" w:styleId="H3BodyChar">
    <w:name w:val="H3 Body Char"/>
    <w:basedOn w:val="DefaultParagraphFont"/>
    <w:link w:val="H3Body"/>
    <w:rsid w:val="00234E19"/>
    <w:rPr>
      <w:rFonts w:ascii="Verdana" w:hAnsi="Verdana"/>
      <w:szCs w:val="22"/>
    </w:rPr>
  </w:style>
  <w:style w:type="paragraph" w:customStyle="1" w:styleId="Procedure">
    <w:name w:val="Procedure"/>
    <w:basedOn w:val="ProcedureHeading"/>
    <w:link w:val="ProcedureChar"/>
    <w:qFormat/>
    <w:rsid w:val="00234E19"/>
  </w:style>
  <w:style w:type="paragraph" w:customStyle="1" w:styleId="H4Body">
    <w:name w:val="H4 Body"/>
    <w:basedOn w:val="Normal"/>
    <w:link w:val="H4BodyChar"/>
    <w:qFormat/>
    <w:rsid w:val="00234E19"/>
    <w:pPr>
      <w:ind w:left="1170"/>
    </w:pPr>
  </w:style>
  <w:style w:type="character" w:customStyle="1" w:styleId="ProcedureChar">
    <w:name w:val="Procedure Char"/>
    <w:basedOn w:val="ProcedureHeadingChar"/>
    <w:link w:val="Procedure"/>
    <w:rsid w:val="00234E19"/>
    <w:rPr>
      <w:rFonts w:ascii="Verdana" w:hAnsi="Verdana"/>
      <w:szCs w:val="22"/>
    </w:rPr>
  </w:style>
  <w:style w:type="paragraph" w:customStyle="1" w:styleId="FigureCaption">
    <w:name w:val="Figure Caption"/>
    <w:basedOn w:val="Normal"/>
    <w:link w:val="FigureCaptionChar"/>
    <w:qFormat/>
    <w:rsid w:val="00234E19"/>
    <w:pPr>
      <w:spacing w:line="240" w:lineRule="auto"/>
    </w:pPr>
    <w:rPr>
      <w:b/>
      <w:sz w:val="18"/>
      <w:szCs w:val="18"/>
    </w:rPr>
  </w:style>
  <w:style w:type="character" w:customStyle="1" w:styleId="H4BodyChar">
    <w:name w:val="H4 Body Char"/>
    <w:basedOn w:val="DefaultParagraphFont"/>
    <w:link w:val="H4Body"/>
    <w:rsid w:val="00234E19"/>
    <w:rPr>
      <w:rFonts w:ascii="Verdana" w:hAnsi="Verdana"/>
      <w:szCs w:val="22"/>
    </w:rPr>
  </w:style>
  <w:style w:type="character" w:customStyle="1" w:styleId="FigureCaptionChar">
    <w:name w:val="Figure Caption Char"/>
    <w:basedOn w:val="DefaultParagraphFont"/>
    <w:link w:val="FigureCaption"/>
    <w:rsid w:val="00234E19"/>
    <w:rPr>
      <w:rFonts w:ascii="Verdana" w:hAnsi="Verdana"/>
      <w:b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95A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AC5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AC5"/>
    <w:rPr>
      <w:rFonts w:ascii="Verdana" w:hAnsi="Verdan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A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AC5"/>
    <w:rPr>
      <w:rFonts w:ascii="Verdana" w:hAnsi="Verdana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C3220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22F77"/>
  </w:style>
  <w:style w:type="paragraph" w:customStyle="1" w:styleId="Body">
    <w:name w:val="Body"/>
    <w:basedOn w:val="Normal"/>
    <w:link w:val="BodyChar"/>
    <w:qFormat/>
    <w:rsid w:val="00AD6D0E"/>
    <w:pPr>
      <w:spacing w:before="120" w:after="0"/>
      <w:ind w:firstLine="432"/>
      <w:jc w:val="both"/>
    </w:pPr>
    <w:rPr>
      <w:rFonts w:ascii="Calibri" w:hAnsi="Calibri"/>
      <w:sz w:val="22"/>
    </w:rPr>
  </w:style>
  <w:style w:type="character" w:customStyle="1" w:styleId="BodyChar">
    <w:name w:val="Body Char"/>
    <w:basedOn w:val="DefaultParagraphFont"/>
    <w:link w:val="Body"/>
    <w:rsid w:val="00AD6D0E"/>
    <w:rPr>
      <w:sz w:val="22"/>
      <w:szCs w:val="22"/>
    </w:rPr>
  </w:style>
  <w:style w:type="paragraph" w:customStyle="1" w:styleId="TableHeader">
    <w:name w:val="Table Header"/>
    <w:basedOn w:val="Header"/>
    <w:rsid w:val="00C0151F"/>
    <w:pPr>
      <w:tabs>
        <w:tab w:val="clear" w:pos="4680"/>
        <w:tab w:val="clear" w:pos="9360"/>
      </w:tabs>
      <w:spacing w:after="0" w:line="240" w:lineRule="auto"/>
      <w:jc w:val="center"/>
    </w:pPr>
    <w:rPr>
      <w:rFonts w:ascii="Times New Roman" w:eastAsia="Times New Roman" w:hAnsi="Times New Roman"/>
      <w:b/>
      <w:bCs/>
      <w:color w:val="00000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DD4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customStyle="1" w:styleId="code">
    <w:name w:val="code"/>
    <w:basedOn w:val="Body"/>
    <w:link w:val="codeChar"/>
    <w:qFormat/>
    <w:rsid w:val="00845A71"/>
    <w:pPr>
      <w:ind w:left="450" w:firstLine="0"/>
      <w:jc w:val="left"/>
    </w:pPr>
    <w:rPr>
      <w:rFonts w:ascii="Courier New" w:hAnsi="Courier New" w:cs="Courier New"/>
      <w:color w:val="000000" w:themeColor="text1"/>
    </w:rPr>
  </w:style>
  <w:style w:type="character" w:customStyle="1" w:styleId="codeChar">
    <w:name w:val="code Char"/>
    <w:basedOn w:val="BodyChar"/>
    <w:link w:val="code"/>
    <w:rsid w:val="00845A71"/>
    <w:rPr>
      <w:rFonts w:ascii="Courier New" w:hAnsi="Courier New" w:cs="Courier New"/>
      <w:color w:val="000000" w:themeColor="text1"/>
      <w:sz w:val="22"/>
      <w:szCs w:val="22"/>
    </w:rPr>
  </w:style>
  <w:style w:type="table" w:styleId="MediumShading1">
    <w:name w:val="Medium Shading 1"/>
    <w:basedOn w:val="TableNormal"/>
    <w:uiPriority w:val="63"/>
    <w:rsid w:val="000D7D3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-variable">
    <w:name w:val="code-variable"/>
    <w:basedOn w:val="Body"/>
    <w:link w:val="code-variableChar"/>
    <w:qFormat/>
    <w:rsid w:val="000D7D3E"/>
    <w:pPr>
      <w:ind w:left="450" w:firstLine="0"/>
      <w:jc w:val="left"/>
    </w:pPr>
    <w:rPr>
      <w:rFonts w:ascii="Courier New" w:hAnsi="Courier New" w:cs="Courier New"/>
      <w:i/>
      <w:color w:val="1F497D" w:themeColor="text2"/>
    </w:rPr>
  </w:style>
  <w:style w:type="character" w:customStyle="1" w:styleId="code-variableChar">
    <w:name w:val="code-variable Char"/>
    <w:basedOn w:val="BodyChar"/>
    <w:link w:val="code-variable"/>
    <w:rsid w:val="000D7D3E"/>
    <w:rPr>
      <w:rFonts w:ascii="Courier New" w:hAnsi="Courier New" w:cs="Courier New"/>
      <w:i/>
      <w:color w:val="1F497D" w:themeColor="text2"/>
      <w:sz w:val="22"/>
      <w:szCs w:val="22"/>
    </w:rPr>
  </w:style>
  <w:style w:type="paragraph" w:styleId="Revision">
    <w:name w:val="Revision"/>
    <w:hidden/>
    <w:uiPriority w:val="99"/>
    <w:semiHidden/>
    <w:rsid w:val="009A5338"/>
    <w:rPr>
      <w:rFonts w:ascii="Verdana" w:hAnsi="Verdana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E19"/>
    <w:pPr>
      <w:spacing w:after="120" w:line="276" w:lineRule="auto"/>
    </w:pPr>
    <w:rPr>
      <w:rFonts w:ascii="Verdana" w:hAnsi="Verdana"/>
      <w:szCs w:val="22"/>
    </w:rPr>
  </w:style>
  <w:style w:type="paragraph" w:styleId="Heading1">
    <w:name w:val="heading 1"/>
    <w:next w:val="Normal"/>
    <w:link w:val="Heading1Char"/>
    <w:uiPriority w:val="9"/>
    <w:qFormat/>
    <w:rsid w:val="00234E19"/>
    <w:pPr>
      <w:keepNext/>
      <w:numPr>
        <w:numId w:val="2"/>
      </w:numPr>
      <w:spacing w:before="240" w:after="240"/>
      <w:outlineLvl w:val="0"/>
    </w:pPr>
    <w:rPr>
      <w:rFonts w:ascii="Verdana" w:eastAsia="Times New Roman" w:hAnsi="Verdana"/>
      <w:b/>
      <w:bCs/>
      <w:kern w:val="32"/>
      <w:sz w:val="32"/>
      <w:szCs w:val="32"/>
    </w:rPr>
  </w:style>
  <w:style w:type="paragraph" w:styleId="Heading2">
    <w:name w:val="heading 2"/>
    <w:basedOn w:val="Heading1"/>
    <w:next w:val="H2Body"/>
    <w:link w:val="Heading2Char"/>
    <w:uiPriority w:val="9"/>
    <w:unhideWhenUsed/>
    <w:qFormat/>
    <w:rsid w:val="00234E19"/>
    <w:pPr>
      <w:numPr>
        <w:ilvl w:val="1"/>
      </w:numPr>
      <w:spacing w:before="120" w:after="120"/>
      <w:outlineLvl w:val="1"/>
    </w:pPr>
    <w:rPr>
      <w:bCs w:val="0"/>
      <w:iCs/>
      <w:sz w:val="28"/>
      <w:szCs w:val="28"/>
    </w:rPr>
  </w:style>
  <w:style w:type="paragraph" w:styleId="Heading3">
    <w:name w:val="heading 3"/>
    <w:basedOn w:val="Heading2"/>
    <w:next w:val="H3Body"/>
    <w:link w:val="Heading3Char"/>
    <w:uiPriority w:val="9"/>
    <w:unhideWhenUsed/>
    <w:qFormat/>
    <w:rsid w:val="00234E19"/>
    <w:pPr>
      <w:numPr>
        <w:ilvl w:val="2"/>
      </w:numPr>
      <w:outlineLvl w:val="2"/>
    </w:pPr>
    <w:rPr>
      <w:bCs/>
      <w:sz w:val="26"/>
      <w:szCs w:val="26"/>
    </w:rPr>
  </w:style>
  <w:style w:type="paragraph" w:styleId="Heading4">
    <w:name w:val="heading 4"/>
    <w:basedOn w:val="Heading3"/>
    <w:next w:val="H4Body"/>
    <w:link w:val="Heading4Char"/>
    <w:uiPriority w:val="9"/>
    <w:unhideWhenUsed/>
    <w:qFormat/>
    <w:rsid w:val="00234E19"/>
    <w:pPr>
      <w:numPr>
        <w:ilvl w:val="3"/>
      </w:numPr>
      <w:outlineLvl w:val="3"/>
    </w:pPr>
    <w:rPr>
      <w:bCs w:val="0"/>
      <w:sz w:val="24"/>
      <w:szCs w:val="28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234E19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E19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DD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234E19"/>
    <w:rPr>
      <w:rFonts w:ascii="Verdana" w:eastAsia="Times New Roman" w:hAnsi="Verdana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234E19"/>
    <w:rPr>
      <w:rFonts w:ascii="Verdana" w:eastAsia="Times New Roman" w:hAnsi="Verdana"/>
      <w:b/>
      <w:iCs/>
      <w:kern w:val="32"/>
      <w:sz w:val="28"/>
      <w:szCs w:val="28"/>
    </w:rPr>
  </w:style>
  <w:style w:type="character" w:customStyle="1" w:styleId="Heading3Char">
    <w:name w:val="Heading 3 Char"/>
    <w:link w:val="Heading3"/>
    <w:uiPriority w:val="9"/>
    <w:rsid w:val="00234E19"/>
    <w:rPr>
      <w:rFonts w:ascii="Verdana" w:eastAsia="Times New Roman" w:hAnsi="Verdana"/>
      <w:b/>
      <w:bCs/>
      <w:iCs/>
      <w:kern w:val="32"/>
      <w:sz w:val="26"/>
      <w:szCs w:val="26"/>
    </w:rPr>
  </w:style>
  <w:style w:type="character" w:customStyle="1" w:styleId="Heading4Char">
    <w:name w:val="Heading 4 Char"/>
    <w:link w:val="Heading4"/>
    <w:uiPriority w:val="9"/>
    <w:rsid w:val="00234E19"/>
    <w:rPr>
      <w:rFonts w:ascii="Verdana" w:eastAsia="Times New Roman" w:hAnsi="Verdana"/>
      <w:b/>
      <w:iCs/>
      <w:kern w:val="32"/>
      <w:sz w:val="24"/>
      <w:szCs w:val="28"/>
    </w:rPr>
  </w:style>
  <w:style w:type="character" w:customStyle="1" w:styleId="Heading5Char">
    <w:name w:val="Heading 5 Char"/>
    <w:link w:val="Heading5"/>
    <w:uiPriority w:val="9"/>
    <w:rsid w:val="00234E19"/>
    <w:rPr>
      <w:rFonts w:ascii="Verdana" w:eastAsia="Times New Roman" w:hAnsi="Verdana"/>
      <w:b/>
      <w:bCs/>
      <w:kern w:val="32"/>
      <w:sz w:val="24"/>
      <w:szCs w:val="26"/>
    </w:rPr>
  </w:style>
  <w:style w:type="paragraph" w:styleId="NoSpacing">
    <w:name w:val="No Spacing"/>
    <w:uiPriority w:val="1"/>
    <w:qFormat/>
    <w:rsid w:val="00234E19"/>
    <w:rPr>
      <w:rFonts w:ascii="Verdana" w:hAnsi="Verdana"/>
      <w:szCs w:val="22"/>
    </w:rPr>
  </w:style>
  <w:style w:type="character" w:customStyle="1" w:styleId="Heading6Char">
    <w:name w:val="Heading 6 Char"/>
    <w:link w:val="Heading6"/>
    <w:uiPriority w:val="9"/>
    <w:semiHidden/>
    <w:rsid w:val="00234E19"/>
    <w:rPr>
      <w:rFonts w:eastAsia="Times New Roman"/>
      <w:b/>
      <w:bCs/>
      <w:szCs w:val="22"/>
    </w:rPr>
  </w:style>
  <w:style w:type="numbering" w:customStyle="1" w:styleId="HeadingsLarry">
    <w:name w:val="HeadingsLarry"/>
    <w:uiPriority w:val="99"/>
    <w:rsid w:val="00234E19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4E19"/>
    <w:pPr>
      <w:keepLines/>
      <w:numPr>
        <w:numId w:val="0"/>
      </w:numPr>
      <w:spacing w:before="480" w:line="276" w:lineRule="auto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34E19"/>
    <w:pPr>
      <w:spacing w:line="480" w:lineRule="auto"/>
    </w:pPr>
  </w:style>
  <w:style w:type="character" w:customStyle="1" w:styleId="BodyText2Char">
    <w:name w:val="Body Text 2 Char"/>
    <w:link w:val="BodyText2"/>
    <w:uiPriority w:val="99"/>
    <w:semiHidden/>
    <w:rsid w:val="00234E19"/>
    <w:rPr>
      <w:rFonts w:ascii="Verdana" w:hAnsi="Verdana"/>
      <w:szCs w:val="22"/>
    </w:rPr>
  </w:style>
  <w:style w:type="paragraph" w:styleId="BodyTextIndent">
    <w:name w:val="Body Text Indent"/>
    <w:basedOn w:val="Normal"/>
    <w:link w:val="BodyTextIndentChar"/>
    <w:uiPriority w:val="99"/>
    <w:unhideWhenUsed/>
    <w:rsid w:val="001038C5"/>
    <w:pPr>
      <w:ind w:left="360"/>
    </w:pPr>
  </w:style>
  <w:style w:type="character" w:customStyle="1" w:styleId="BodyTextIndentChar">
    <w:name w:val="Body Text Indent Char"/>
    <w:link w:val="BodyTextIndent"/>
    <w:uiPriority w:val="99"/>
    <w:rsid w:val="001038C5"/>
    <w:rPr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34E19"/>
    <w:pPr>
      <w:ind w:left="360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234E19"/>
    <w:rPr>
      <w:rFonts w:ascii="Verdana" w:hAnsi="Verdana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34E19"/>
    <w:pPr>
      <w:spacing w:line="480" w:lineRule="auto"/>
      <w:ind w:left="360"/>
    </w:pPr>
  </w:style>
  <w:style w:type="character" w:customStyle="1" w:styleId="BodyTextIndent2Char">
    <w:name w:val="Body Text Indent 2 Char"/>
    <w:link w:val="BodyTextIndent2"/>
    <w:uiPriority w:val="99"/>
    <w:semiHidden/>
    <w:rsid w:val="00234E19"/>
    <w:rPr>
      <w:rFonts w:ascii="Verdana" w:hAnsi="Verdana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234E19"/>
    <w:pPr>
      <w:tabs>
        <w:tab w:val="right" w:leader="dot" w:pos="9350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234E19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34E19"/>
    <w:pPr>
      <w:ind w:left="440"/>
    </w:pPr>
  </w:style>
  <w:style w:type="character" w:styleId="Hyperlink">
    <w:name w:val="Hyperlink"/>
    <w:uiPriority w:val="99"/>
    <w:unhideWhenUsed/>
    <w:rsid w:val="00234E19"/>
    <w:rPr>
      <w:color w:val="0000FF"/>
      <w:u w:val="single"/>
    </w:rPr>
  </w:style>
  <w:style w:type="paragraph" w:styleId="Header">
    <w:name w:val="header"/>
    <w:basedOn w:val="Normal"/>
    <w:link w:val="HeaderChar"/>
    <w:unhideWhenUsed/>
    <w:rsid w:val="00234E1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234E19"/>
    <w:rPr>
      <w:rFonts w:ascii="Verdana" w:hAnsi="Verdana"/>
      <w:szCs w:val="22"/>
    </w:rPr>
  </w:style>
  <w:style w:type="paragraph" w:styleId="Footer">
    <w:name w:val="footer"/>
    <w:basedOn w:val="Normal"/>
    <w:link w:val="FooterChar"/>
    <w:unhideWhenUsed/>
    <w:rsid w:val="00234E1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234E19"/>
    <w:rPr>
      <w:rFonts w:ascii="Verdana" w:hAnsi="Verdana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34E19"/>
    <w:rPr>
      <w:rFonts w:ascii="Tahoma" w:hAnsi="Tahoma" w:cs="Tahoma"/>
      <w:sz w:val="16"/>
      <w:szCs w:val="16"/>
    </w:rPr>
  </w:style>
  <w:style w:type="paragraph" w:customStyle="1" w:styleId="HeaderFooter">
    <w:name w:val="Header &amp; Footer"/>
    <w:rsid w:val="00234E19"/>
    <w:pPr>
      <w:tabs>
        <w:tab w:val="right" w:pos="9360"/>
      </w:tabs>
    </w:pPr>
    <w:rPr>
      <w:rFonts w:ascii="Helvetica" w:eastAsia="ヒラギノ角ゴ Pro W3" w:hAnsi="Helvetica"/>
      <w:color w:val="000000"/>
    </w:rPr>
  </w:style>
  <w:style w:type="table" w:styleId="TableGrid">
    <w:name w:val="Table Grid"/>
    <w:basedOn w:val="TableNormal"/>
    <w:uiPriority w:val="59"/>
    <w:rsid w:val="00234E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34E19"/>
    <w:pPr>
      <w:numPr>
        <w:numId w:val="4"/>
      </w:numPr>
      <w:suppressAutoHyphens/>
      <w:spacing w:after="60" w:line="240" w:lineRule="auto"/>
    </w:pPr>
    <w:rPr>
      <w:rFonts w:eastAsia="ヒラギノ角ゴ Pro W3"/>
      <w:color w:val="3F3F3F"/>
      <w:szCs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34E19"/>
    <w:pPr>
      <w:spacing w:after="0" w:line="240" w:lineRule="auto"/>
    </w:pPr>
    <w:rPr>
      <w:rFonts w:ascii="Calibri" w:hAnsi="Calibri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234E19"/>
    <w:rPr>
      <w:sz w:val="22"/>
      <w:szCs w:val="21"/>
    </w:rPr>
  </w:style>
  <w:style w:type="paragraph" w:customStyle="1" w:styleId="H2Body">
    <w:name w:val="H2 Body"/>
    <w:basedOn w:val="Normal"/>
    <w:link w:val="H2BodyChar"/>
    <w:qFormat/>
    <w:rsid w:val="00234E19"/>
    <w:pPr>
      <w:ind w:left="450"/>
    </w:pPr>
  </w:style>
  <w:style w:type="paragraph" w:customStyle="1" w:styleId="TableofContents">
    <w:name w:val="Table of Contents"/>
    <w:basedOn w:val="Normal"/>
    <w:rsid w:val="00234E19"/>
    <w:pPr>
      <w:keepLines/>
      <w:pageBreakBefore/>
      <w:spacing w:after="360" w:line="240" w:lineRule="auto"/>
      <w:jc w:val="center"/>
    </w:pPr>
    <w:rPr>
      <w:rFonts w:ascii="Times New Roman" w:eastAsia="Times New Roman" w:hAnsi="Times New Roman"/>
      <w:color w:val="000000"/>
      <w:sz w:val="36"/>
      <w:szCs w:val="20"/>
    </w:rPr>
  </w:style>
  <w:style w:type="paragraph" w:customStyle="1" w:styleId="MyOutline">
    <w:name w:val="My Outline"/>
    <w:basedOn w:val="Normal"/>
    <w:rsid w:val="00234E19"/>
    <w:pPr>
      <w:numPr>
        <w:numId w:val="3"/>
      </w:numPr>
      <w:spacing w:after="0" w:line="240" w:lineRule="auto"/>
    </w:pPr>
    <w:rPr>
      <w:rFonts w:ascii="Arial" w:eastAsia="Times New Roman" w:hAnsi="Arial"/>
      <w:szCs w:val="20"/>
    </w:rPr>
  </w:style>
  <w:style w:type="character" w:styleId="PageNumber">
    <w:name w:val="page number"/>
    <w:rsid w:val="00234E19"/>
    <w:rPr>
      <w:sz w:val="20"/>
    </w:rPr>
  </w:style>
  <w:style w:type="character" w:styleId="HTMLCode">
    <w:name w:val="HTML Code"/>
    <w:basedOn w:val="DefaultParagraphFont"/>
    <w:uiPriority w:val="99"/>
    <w:semiHidden/>
    <w:unhideWhenUsed/>
    <w:rsid w:val="00835B17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044632"/>
    <w:rPr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2562D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EB4A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4A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8849C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LightList">
    <w:name w:val="Light List"/>
    <w:basedOn w:val="TableNormal"/>
    <w:uiPriority w:val="61"/>
    <w:rsid w:val="008849C8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Console">
    <w:name w:val="Console"/>
    <w:basedOn w:val="Normal"/>
    <w:link w:val="ConsoleChar"/>
    <w:qFormat/>
    <w:rsid w:val="005A5D20"/>
    <w:pPr>
      <w:spacing w:after="60"/>
      <w:ind w:left="1627"/>
    </w:pPr>
    <w:rPr>
      <w:rFonts w:ascii="Consolas" w:hAnsi="Consolas" w:cs="Consolas"/>
    </w:rPr>
  </w:style>
  <w:style w:type="character" w:customStyle="1" w:styleId="H2BodyChar">
    <w:name w:val="H2 Body Char"/>
    <w:basedOn w:val="DefaultParagraphFont"/>
    <w:link w:val="H2Body"/>
    <w:rsid w:val="00234E19"/>
    <w:rPr>
      <w:rFonts w:ascii="Verdana" w:hAnsi="Verdana"/>
      <w:szCs w:val="22"/>
    </w:rPr>
  </w:style>
  <w:style w:type="character" w:customStyle="1" w:styleId="ConsoleChar">
    <w:name w:val="Console Char"/>
    <w:basedOn w:val="DefaultParagraphFont"/>
    <w:link w:val="Console"/>
    <w:rsid w:val="005A5D20"/>
    <w:rPr>
      <w:rFonts w:ascii="Consolas" w:hAnsi="Consolas" w:cs="Consolas"/>
      <w:szCs w:val="22"/>
    </w:rPr>
  </w:style>
  <w:style w:type="paragraph" w:customStyle="1" w:styleId="ProcedureHeading">
    <w:name w:val="Procedure Heading"/>
    <w:basedOn w:val="H3Body"/>
    <w:link w:val="ProcedureHeadingChar"/>
    <w:rsid w:val="00234E19"/>
  </w:style>
  <w:style w:type="character" w:styleId="IntenseReference">
    <w:name w:val="Intense Reference"/>
    <w:basedOn w:val="DefaultParagraphFont"/>
    <w:uiPriority w:val="32"/>
    <w:qFormat/>
    <w:rsid w:val="00234E19"/>
    <w:rPr>
      <w:b/>
      <w:bCs/>
      <w:smallCaps/>
      <w:color w:val="000000" w:themeColor="text1"/>
      <w:spacing w:val="5"/>
      <w:u w:val="single"/>
    </w:rPr>
  </w:style>
  <w:style w:type="paragraph" w:customStyle="1" w:styleId="H3Body">
    <w:name w:val="H3 Body"/>
    <w:basedOn w:val="Normal"/>
    <w:link w:val="H3BodyChar"/>
    <w:qFormat/>
    <w:rsid w:val="00234E19"/>
    <w:pPr>
      <w:ind w:left="720"/>
    </w:pPr>
  </w:style>
  <w:style w:type="character" w:customStyle="1" w:styleId="ProcedureHeadingChar">
    <w:name w:val="Procedure Heading Char"/>
    <w:basedOn w:val="H3BodyChar"/>
    <w:link w:val="ProcedureHeading"/>
    <w:rsid w:val="00234E19"/>
    <w:rPr>
      <w:rFonts w:ascii="Verdana" w:hAnsi="Verdana"/>
      <w:szCs w:val="22"/>
    </w:rPr>
  </w:style>
  <w:style w:type="character" w:customStyle="1" w:styleId="H3BodyChar">
    <w:name w:val="H3 Body Char"/>
    <w:basedOn w:val="DefaultParagraphFont"/>
    <w:link w:val="H3Body"/>
    <w:rsid w:val="00234E19"/>
    <w:rPr>
      <w:rFonts w:ascii="Verdana" w:hAnsi="Verdana"/>
      <w:szCs w:val="22"/>
    </w:rPr>
  </w:style>
  <w:style w:type="paragraph" w:customStyle="1" w:styleId="Procedure">
    <w:name w:val="Procedure"/>
    <w:basedOn w:val="ProcedureHeading"/>
    <w:link w:val="ProcedureChar"/>
    <w:qFormat/>
    <w:rsid w:val="00234E19"/>
  </w:style>
  <w:style w:type="paragraph" w:customStyle="1" w:styleId="H4Body">
    <w:name w:val="H4 Body"/>
    <w:basedOn w:val="Normal"/>
    <w:link w:val="H4BodyChar"/>
    <w:qFormat/>
    <w:rsid w:val="00234E19"/>
    <w:pPr>
      <w:ind w:left="1170"/>
    </w:pPr>
  </w:style>
  <w:style w:type="character" w:customStyle="1" w:styleId="ProcedureChar">
    <w:name w:val="Procedure Char"/>
    <w:basedOn w:val="ProcedureHeadingChar"/>
    <w:link w:val="Procedure"/>
    <w:rsid w:val="00234E19"/>
    <w:rPr>
      <w:rFonts w:ascii="Verdana" w:hAnsi="Verdana"/>
      <w:szCs w:val="22"/>
    </w:rPr>
  </w:style>
  <w:style w:type="paragraph" w:customStyle="1" w:styleId="FigureCaption">
    <w:name w:val="Figure Caption"/>
    <w:basedOn w:val="Normal"/>
    <w:link w:val="FigureCaptionChar"/>
    <w:qFormat/>
    <w:rsid w:val="00234E19"/>
    <w:pPr>
      <w:spacing w:line="240" w:lineRule="auto"/>
    </w:pPr>
    <w:rPr>
      <w:b/>
      <w:sz w:val="18"/>
      <w:szCs w:val="18"/>
    </w:rPr>
  </w:style>
  <w:style w:type="character" w:customStyle="1" w:styleId="H4BodyChar">
    <w:name w:val="H4 Body Char"/>
    <w:basedOn w:val="DefaultParagraphFont"/>
    <w:link w:val="H4Body"/>
    <w:rsid w:val="00234E19"/>
    <w:rPr>
      <w:rFonts w:ascii="Verdana" w:hAnsi="Verdana"/>
      <w:szCs w:val="22"/>
    </w:rPr>
  </w:style>
  <w:style w:type="character" w:customStyle="1" w:styleId="FigureCaptionChar">
    <w:name w:val="Figure Caption Char"/>
    <w:basedOn w:val="DefaultParagraphFont"/>
    <w:link w:val="FigureCaption"/>
    <w:rsid w:val="00234E19"/>
    <w:rPr>
      <w:rFonts w:ascii="Verdana" w:hAnsi="Verdana"/>
      <w:b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95A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AC5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AC5"/>
    <w:rPr>
      <w:rFonts w:ascii="Verdana" w:hAnsi="Verdan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A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AC5"/>
    <w:rPr>
      <w:rFonts w:ascii="Verdana" w:hAnsi="Verdana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C3220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22F77"/>
  </w:style>
  <w:style w:type="paragraph" w:customStyle="1" w:styleId="Body">
    <w:name w:val="Body"/>
    <w:basedOn w:val="Normal"/>
    <w:link w:val="BodyChar"/>
    <w:qFormat/>
    <w:rsid w:val="00AD6D0E"/>
    <w:pPr>
      <w:spacing w:before="120" w:after="0"/>
      <w:ind w:firstLine="432"/>
      <w:jc w:val="both"/>
    </w:pPr>
    <w:rPr>
      <w:rFonts w:ascii="Calibri" w:hAnsi="Calibri"/>
      <w:sz w:val="22"/>
    </w:rPr>
  </w:style>
  <w:style w:type="character" w:customStyle="1" w:styleId="BodyChar">
    <w:name w:val="Body Char"/>
    <w:basedOn w:val="DefaultParagraphFont"/>
    <w:link w:val="Body"/>
    <w:rsid w:val="00AD6D0E"/>
    <w:rPr>
      <w:sz w:val="22"/>
      <w:szCs w:val="22"/>
    </w:rPr>
  </w:style>
  <w:style w:type="paragraph" w:customStyle="1" w:styleId="TableHeader">
    <w:name w:val="Table Header"/>
    <w:basedOn w:val="Header"/>
    <w:rsid w:val="00C0151F"/>
    <w:pPr>
      <w:tabs>
        <w:tab w:val="clear" w:pos="4680"/>
        <w:tab w:val="clear" w:pos="9360"/>
      </w:tabs>
      <w:spacing w:after="0" w:line="240" w:lineRule="auto"/>
      <w:jc w:val="center"/>
    </w:pPr>
    <w:rPr>
      <w:rFonts w:ascii="Times New Roman" w:eastAsia="Times New Roman" w:hAnsi="Times New Roman"/>
      <w:b/>
      <w:bCs/>
      <w:color w:val="00000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DD4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customStyle="1" w:styleId="code">
    <w:name w:val="code"/>
    <w:basedOn w:val="Body"/>
    <w:link w:val="codeChar"/>
    <w:qFormat/>
    <w:rsid w:val="00845A71"/>
    <w:pPr>
      <w:ind w:left="450" w:firstLine="0"/>
      <w:jc w:val="left"/>
    </w:pPr>
    <w:rPr>
      <w:rFonts w:ascii="Courier New" w:hAnsi="Courier New" w:cs="Courier New"/>
      <w:color w:val="000000" w:themeColor="text1"/>
    </w:rPr>
  </w:style>
  <w:style w:type="character" w:customStyle="1" w:styleId="codeChar">
    <w:name w:val="code Char"/>
    <w:basedOn w:val="BodyChar"/>
    <w:link w:val="code"/>
    <w:rsid w:val="00845A71"/>
    <w:rPr>
      <w:rFonts w:ascii="Courier New" w:hAnsi="Courier New" w:cs="Courier New"/>
      <w:color w:val="000000" w:themeColor="text1"/>
      <w:sz w:val="22"/>
      <w:szCs w:val="22"/>
    </w:rPr>
  </w:style>
  <w:style w:type="table" w:styleId="MediumShading1">
    <w:name w:val="Medium Shading 1"/>
    <w:basedOn w:val="TableNormal"/>
    <w:uiPriority w:val="63"/>
    <w:rsid w:val="000D7D3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code-variable">
    <w:name w:val="code-variable"/>
    <w:basedOn w:val="Body"/>
    <w:link w:val="code-variableChar"/>
    <w:qFormat/>
    <w:rsid w:val="000D7D3E"/>
    <w:pPr>
      <w:ind w:left="450" w:firstLine="0"/>
      <w:jc w:val="left"/>
    </w:pPr>
    <w:rPr>
      <w:rFonts w:ascii="Courier New" w:hAnsi="Courier New" w:cs="Courier New"/>
      <w:i/>
      <w:color w:val="1F497D" w:themeColor="text2"/>
    </w:rPr>
  </w:style>
  <w:style w:type="character" w:customStyle="1" w:styleId="code-variableChar">
    <w:name w:val="code-variable Char"/>
    <w:basedOn w:val="BodyChar"/>
    <w:link w:val="code-variable"/>
    <w:rsid w:val="000D7D3E"/>
    <w:rPr>
      <w:rFonts w:ascii="Courier New" w:hAnsi="Courier New" w:cs="Courier New"/>
      <w:i/>
      <w:color w:val="1F497D" w:themeColor="text2"/>
      <w:sz w:val="22"/>
      <w:szCs w:val="22"/>
    </w:rPr>
  </w:style>
  <w:style w:type="paragraph" w:styleId="Revision">
    <w:name w:val="Revision"/>
    <w:hidden/>
    <w:uiPriority w:val="99"/>
    <w:semiHidden/>
    <w:rsid w:val="009A5338"/>
    <w:rPr>
      <w:rFonts w:ascii="Verdana" w:hAnsi="Verdana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5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7331">
              <w:marLeft w:val="0"/>
              <w:marRight w:val="0"/>
              <w:marTop w:val="0"/>
              <w:marBottom w:val="0"/>
              <w:divBdr>
                <w:top w:val="single" w:sz="8" w:space="3" w:color="B5C4DF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comments" Target="comments.xml"/><Relationship Id="rId9" Type="http://schemas.openxmlformats.org/officeDocument/2006/relationships/webSettings" Target="webSettings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settings" Target="settings.xml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hyperlink" Target="http://xBRC_IP:8090/UI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footer" Target="footer1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nyajain\AppData\Local\Microsoft\Windows\Temporary%20Internet%20Files\Content.Outlook\035Z5QH0\Synapse%20Style%20Template%20(3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11_x0020_Phase xmlns="ba4e1f23-a969-462b-9abe-051c4490106f">9. Deployment</M11_x0020_Phase>
    <WBS xmlns="ba4e1f23-a969-462b-9abe-051c4490106f" xsi:nil="true"/>
    <SOW xmlns="ba4e1f23-a969-462b-9abe-051c4490106f">SOW4</SOW>
    <NGE_x0020_App xmlns="ba4e1f23-a969-462b-9abe-051c4490106f">NGE</NGE_x0020_App>
    <Sprint_x0020__x0023_ xmlns="ba4e1f23-a969-462b-9abe-051c4490106f">5</Sprint_x0020__x0023_>
    <NGE_x0020_Release xmlns="ba4e1f23-a969-462b-9abe-051c4490106f">GxP Pilot</NGE_x0020_Release>
    <Deliverable_x0020_Type xmlns="ba4e1f23-a969-462b-9abe-051c4490106f" xsi:nil="true"/>
    <Status xmlns="ba4e1f23-a969-462b-9abe-051c4490106f">Completed</Status>
    <Workstream xmlns="ba4e1f23-a969-462b-9abe-051c4490106f">xBand</Workstream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CA4BC83A64DF40AFF3915C8BA17A98" ma:contentTypeVersion="9" ma:contentTypeDescription="Create a new document." ma:contentTypeScope="" ma:versionID="c37539d831936049746b32e469bdb5cd">
  <xsd:schema xmlns:xsd="http://www.w3.org/2001/XMLSchema" xmlns:xs="http://www.w3.org/2001/XMLSchema" xmlns:p="http://schemas.microsoft.com/office/2006/metadata/properties" xmlns:ns2="ba4e1f23-a969-462b-9abe-051c4490106f" targetNamespace="http://schemas.microsoft.com/office/2006/metadata/properties" ma:root="true" ma:fieldsID="cd6af1cc4e6e50acda77700d70179954" ns2:_="">
    <xsd:import namespace="ba4e1f23-a969-462b-9abe-051c4490106f"/>
    <xsd:element name="properties">
      <xsd:complexType>
        <xsd:sequence>
          <xsd:element name="documentManagement">
            <xsd:complexType>
              <xsd:all>
                <xsd:element ref="ns2:M11_x0020_Phase" minOccurs="0"/>
                <xsd:element ref="ns2:Deliverable_x0020_Type" minOccurs="0"/>
                <xsd:element ref="ns2:Status" minOccurs="0"/>
                <xsd:element ref="ns2:Workstream" minOccurs="0"/>
                <xsd:element ref="ns2:NGE_x0020_Release" minOccurs="0"/>
                <xsd:element ref="ns2:NGE_x0020_App" minOccurs="0"/>
                <xsd:element ref="ns2:WBS" minOccurs="0"/>
                <xsd:element ref="ns2:SOW" minOccurs="0"/>
                <xsd:element ref="ns2:Sprint_x0020__x0023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e1f23-a969-462b-9abe-051c4490106f" elementFormDefault="qualified">
    <xsd:import namespace="http://schemas.microsoft.com/office/2006/documentManagement/types"/>
    <xsd:import namespace="http://schemas.microsoft.com/office/infopath/2007/PartnerControls"/>
    <xsd:element name="M11_x0020_Phase" ma:index="2" nillable="true" ma:displayName="M11 Stage" ma:default="1. Envision" ma:format="Dropdown" ma:internalName="M11_x0020_Phase">
      <xsd:simpleType>
        <xsd:restriction base="dms:Choice">
          <xsd:enumeration value="1. Envision"/>
          <xsd:enumeration value="2. Plan"/>
          <xsd:enumeration value="3. Design"/>
          <xsd:enumeration value="4. Business"/>
          <xsd:enumeration value="5. Tech Arch"/>
          <xsd:enumeration value="6. Infrastructure"/>
          <xsd:enumeration value="7. Development"/>
          <xsd:enumeration value="8. Testing"/>
          <xsd:enumeration value="9. Deployment"/>
          <xsd:enumeration value="10. Closure"/>
          <xsd:enumeration value="11. Management"/>
        </xsd:restriction>
      </xsd:simpleType>
    </xsd:element>
    <xsd:element name="Deliverable_x0020_Type" ma:index="3" nillable="true" ma:displayName="Deliverable Type" ma:internalName="Deliverable_x0020_Type">
      <xsd:simpleType>
        <xsd:restriction base="dms:Text">
          <xsd:maxLength value="255"/>
        </xsd:restriction>
      </xsd:simpleType>
    </xsd:element>
    <xsd:element name="Status" ma:index="4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Reviewed"/>
          <xsd:enumeration value="Completed"/>
          <xsd:enumeration value="Signed Off"/>
        </xsd:restriction>
      </xsd:simpleType>
    </xsd:element>
    <xsd:element name="Workstream" ma:index="5" nillable="true" ma:displayName="Workstream" ma:default="xBand" ma:format="Dropdown" ma:internalName="Workstream">
      <xsd:simpleType>
        <xsd:restriction base="dms:Choice">
          <xsd:enumeration value="Business Integration"/>
          <xsd:enumeration value="xBand"/>
          <xsd:enumeration value="Reader"/>
          <xsd:enumeration value="Controller"/>
          <xsd:enumeration value="NGE Apps"/>
          <xsd:enumeration value="Data Architecture"/>
          <xsd:enumeration value="Architecture &amp; Infrastructure"/>
          <xsd:enumeration value="Testing"/>
          <xsd:enumeration value="Deployment"/>
        </xsd:restriction>
      </xsd:simpleType>
    </xsd:element>
    <xsd:element name="NGE_x0020_Release" ma:index="6" nillable="true" ma:displayName="NGE Release" ma:default="R1" ma:format="Dropdown" ma:internalName="NGE_x0020_Release">
      <xsd:simpleType>
        <xsd:restriction base="dms:Choice">
          <xsd:enumeration value="POC"/>
          <xsd:enumeration value="LAB"/>
          <xsd:enumeration value="DCL"/>
          <xsd:enumeration value="GxP Pilot"/>
          <xsd:enumeration value="R1"/>
          <xsd:enumeration value="R2"/>
        </xsd:restriction>
      </xsd:simpleType>
    </xsd:element>
    <xsd:element name="NGE_x0020_App" ma:index="7" nillable="true" ma:displayName="NGE Apps" ma:default="NGE" ma:format="Dropdown" ma:internalName="NGE_x0020_App">
      <xsd:simpleType>
        <xsd:union memberTypes="dms:Text">
          <xsd:simpleType>
            <xsd:restriction base="dms:Choice">
              <xsd:enumeration value="AGC"/>
              <xsd:enumeration value="CastApps"/>
              <xsd:enumeration value="DCL"/>
              <xsd:enumeration value="ESB"/>
              <xsd:enumeration value="GxP"/>
              <xsd:enumeration value="Media"/>
              <xsd:enumeration value="NGE"/>
              <xsd:enumeration value="OneView"/>
              <xsd:enumeration value="PEP"/>
              <xsd:enumeration value="Reservations"/>
              <xsd:enumeration value="SF"/>
              <xsd:enumeration value="STI"/>
              <xsd:enumeration value="Ticketing"/>
              <xsd:enumeration value="xBand"/>
              <xsd:enumeration value="xBMS"/>
              <xsd:enumeration value="xBR"/>
              <xsd:enumeration value="xBRC"/>
              <xsd:enumeration value="xBRMS"/>
              <xsd:enumeration value="xi"/>
            </xsd:restriction>
          </xsd:simpleType>
        </xsd:union>
      </xsd:simpleType>
    </xsd:element>
    <xsd:element name="WBS" ma:index="14" nillable="true" ma:displayName="WBS" ma:internalName="WBS">
      <xsd:simpleType>
        <xsd:restriction base="dms:Text">
          <xsd:maxLength value="255"/>
        </xsd:restriction>
      </xsd:simpleType>
    </xsd:element>
    <xsd:element name="SOW" ma:index="15" nillable="true" ma:displayName="SOW" ma:default="SOW1" ma:format="Dropdown" ma:internalName="SOW">
      <xsd:simpleType>
        <xsd:restriction base="dms:Choice">
          <xsd:enumeration value="SOW1"/>
          <xsd:enumeration value="SOW2"/>
          <xsd:enumeration value="SOW3"/>
          <xsd:enumeration value="SOW4"/>
          <xsd:enumeration value="SOW5"/>
        </xsd:restriction>
      </xsd:simpleType>
    </xsd:element>
    <xsd:element name="Sprint_x0020__x0023_" ma:index="16" nillable="true" ma:displayName="Sprint #" ma:default="1" ma:format="Dropdown" ma:internalName="Sprint_x0020__x0023_">
      <xsd:simpleType>
        <xsd:restriction base="dms:Choice">
          <xsd:enumeration value="1"/>
          <xsd:enumeration value="2"/>
          <xsd:enumeration value="3"/>
          <xsd:enumeration value="4"/>
          <xsd:enumeration value="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0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5A83AE-11C8-4177-9514-A621CB16C645}">
  <ds:schemaRefs>
    <ds:schemaRef ds:uri="http://schemas.microsoft.com/office/2006/metadata/properties"/>
    <ds:schemaRef ds:uri="http://schemas.microsoft.com/office/infopath/2007/PartnerControls"/>
    <ds:schemaRef ds:uri="ba4e1f23-a969-462b-9abe-051c4490106f"/>
  </ds:schemaRefs>
</ds:datastoreItem>
</file>

<file path=customXml/itemProps2.xml><?xml version="1.0" encoding="utf-8"?>
<ds:datastoreItem xmlns:ds="http://schemas.openxmlformats.org/officeDocument/2006/customXml" ds:itemID="{5ABF9AAC-4BE4-4FF3-9662-41EDFB42D5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C8C20F-2D3F-4129-AE03-038C0AEC9E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4e1f23-a969-462b-9abe-051c4490106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76704D-DC7B-5D47-B6B4-C6BB0968B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\Users\tanyajain\AppData\Local\Microsoft\Windows\Temporary Internet Files\Content.Outlook\035Z5QH0\Synapse Style Template (3).dotx</Template>
  <TotalTime>10</TotalTime>
  <Pages>1</Pages>
  <Words>2761</Words>
  <Characters>15744</Characters>
  <Application>Microsoft Macintosh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xBRC User Interface User Guide</vt:lpstr>
    </vt:vector>
  </TitlesOfParts>
  <Company>Synapse Product Development</Company>
  <LinksUpToDate>false</LinksUpToDate>
  <CharactersWithSpaces>18469</CharactersWithSpaces>
  <SharedDoc>false</SharedDoc>
  <HLinks>
    <vt:vector size="396" baseType="variant">
      <vt:variant>
        <vt:i4>1048632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_Toc285178862</vt:lpwstr>
      </vt:variant>
      <vt:variant>
        <vt:i4>1048632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_Toc285178861</vt:lpwstr>
      </vt:variant>
      <vt:variant>
        <vt:i4>1048632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_Toc285178860</vt:lpwstr>
      </vt:variant>
      <vt:variant>
        <vt:i4>1245240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_Toc285178859</vt:lpwstr>
      </vt:variant>
      <vt:variant>
        <vt:i4>1245240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_Toc285178858</vt:lpwstr>
      </vt:variant>
      <vt:variant>
        <vt:i4>1245240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_Toc285178857</vt:lpwstr>
      </vt:variant>
      <vt:variant>
        <vt:i4>1245240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_Toc285178856</vt:lpwstr>
      </vt:variant>
      <vt:variant>
        <vt:i4>1245240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_Toc285178855</vt:lpwstr>
      </vt:variant>
      <vt:variant>
        <vt:i4>1245240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_Toc285178854</vt:lpwstr>
      </vt:variant>
      <vt:variant>
        <vt:i4>1245240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_Toc285178853</vt:lpwstr>
      </vt:variant>
      <vt:variant>
        <vt:i4>1245240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_Toc285178852</vt:lpwstr>
      </vt:variant>
      <vt:variant>
        <vt:i4>1245240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_Toc285178851</vt:lpwstr>
      </vt:variant>
      <vt:variant>
        <vt:i4>1245240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_Toc285178850</vt:lpwstr>
      </vt:variant>
      <vt:variant>
        <vt:i4>1179704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_Toc285178849</vt:lpwstr>
      </vt:variant>
      <vt:variant>
        <vt:i4>1179704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_Toc285178848</vt:lpwstr>
      </vt:variant>
      <vt:variant>
        <vt:i4>1179704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_Toc285178847</vt:lpwstr>
      </vt:variant>
      <vt:variant>
        <vt:i4>1179704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_Toc285178846</vt:lpwstr>
      </vt:variant>
      <vt:variant>
        <vt:i4>1179704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_Toc285178845</vt:lpwstr>
      </vt:variant>
      <vt:variant>
        <vt:i4>1179704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_Toc285178844</vt:lpwstr>
      </vt:variant>
      <vt:variant>
        <vt:i4>1179704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_Toc285178843</vt:lpwstr>
      </vt:variant>
      <vt:variant>
        <vt:i4>1179704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_Toc285178842</vt:lpwstr>
      </vt:variant>
      <vt:variant>
        <vt:i4>1179704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_Toc285178841</vt:lpwstr>
      </vt:variant>
      <vt:variant>
        <vt:i4>1179704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_Toc285178840</vt:lpwstr>
      </vt:variant>
      <vt:variant>
        <vt:i4>1376312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_Toc285178839</vt:lpwstr>
      </vt:variant>
      <vt:variant>
        <vt:i4>1376312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_Toc285178838</vt:lpwstr>
      </vt:variant>
      <vt:variant>
        <vt:i4>1376312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_Toc285178837</vt:lpwstr>
      </vt:variant>
      <vt:variant>
        <vt:i4>1376312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_Toc285178836</vt:lpwstr>
      </vt:variant>
      <vt:variant>
        <vt:i4>1376312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_Toc285178835</vt:lpwstr>
      </vt:variant>
      <vt:variant>
        <vt:i4>1376312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_Toc285178834</vt:lpwstr>
      </vt:variant>
      <vt:variant>
        <vt:i4>1376312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_Toc285178833</vt:lpwstr>
      </vt:variant>
      <vt:variant>
        <vt:i4>1376312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_Toc285178832</vt:lpwstr>
      </vt:variant>
      <vt:variant>
        <vt:i4>1376312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_Toc285178831</vt:lpwstr>
      </vt:variant>
      <vt:variant>
        <vt:i4>1376312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_Toc285178830</vt:lpwstr>
      </vt:variant>
      <vt:variant>
        <vt:i4>1310776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_Toc285178829</vt:lpwstr>
      </vt:variant>
      <vt:variant>
        <vt:i4>1310776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_Toc285178828</vt:lpwstr>
      </vt:variant>
      <vt:variant>
        <vt:i4>1310776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_Toc285178827</vt:lpwstr>
      </vt:variant>
      <vt:variant>
        <vt:i4>1310776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_Toc285178826</vt:lpwstr>
      </vt:variant>
      <vt:variant>
        <vt:i4>1310776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_Toc285178825</vt:lpwstr>
      </vt:variant>
      <vt:variant>
        <vt:i4>1310776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_Toc285178824</vt:lpwstr>
      </vt:variant>
      <vt:variant>
        <vt:i4>1310776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_Toc285178823</vt:lpwstr>
      </vt:variant>
      <vt:variant>
        <vt:i4>1310776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_Toc285178822</vt:lpwstr>
      </vt:variant>
      <vt:variant>
        <vt:i4>1310776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_Toc285178821</vt:lpwstr>
      </vt:variant>
      <vt:variant>
        <vt:i4>1310776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_Toc285178820</vt:lpwstr>
      </vt:variant>
      <vt:variant>
        <vt:i4>1507384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_Toc285178819</vt:lpwstr>
      </vt:variant>
      <vt:variant>
        <vt:i4>1507384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_Toc285178818</vt:lpwstr>
      </vt:variant>
      <vt:variant>
        <vt:i4>1507384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_Toc285178817</vt:lpwstr>
      </vt:variant>
      <vt:variant>
        <vt:i4>1507384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_Toc285178816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_Toc285178815</vt:lpwstr>
      </vt:variant>
      <vt:variant>
        <vt:i4>1507384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_Toc285178814</vt:lpwstr>
      </vt:variant>
      <vt:variant>
        <vt:i4>1507384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_Toc285178813</vt:lpwstr>
      </vt:variant>
      <vt:variant>
        <vt:i4>1507384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_Toc285178812</vt:lpwstr>
      </vt:variant>
      <vt:variant>
        <vt:i4>1507384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_Toc285178811</vt:lpwstr>
      </vt:variant>
      <vt:variant>
        <vt:i4>1507384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_Toc285178810</vt:lpwstr>
      </vt:variant>
      <vt:variant>
        <vt:i4>1441848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_Toc285178809</vt:lpwstr>
      </vt:variant>
      <vt:variant>
        <vt:i4>1441848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_Toc285178808</vt:lpwstr>
      </vt:variant>
      <vt:variant>
        <vt:i4>1441848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_Toc285178807</vt:lpwstr>
      </vt:variant>
      <vt:variant>
        <vt:i4>1441848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_Toc285178806</vt:lpwstr>
      </vt:variant>
      <vt:variant>
        <vt:i4>1441848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_Toc285178805</vt:lpwstr>
      </vt:variant>
      <vt:variant>
        <vt:i4>1441848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_Toc285178804</vt:lpwstr>
      </vt:variant>
      <vt:variant>
        <vt:i4>1441848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_Toc285178803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_Toc285178802</vt:lpwstr>
      </vt:variant>
      <vt:variant>
        <vt:i4>1441848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_Toc285178801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_Toc285178800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_Toc285178799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_Toc285178798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_Toc285178797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xBRC User Interface User Guide</dc:title>
  <dc:creator>tanyajain</dc:creator>
  <cp:lastModifiedBy>Glenn Curtis</cp:lastModifiedBy>
  <cp:revision>5</cp:revision>
  <cp:lastPrinted>2012-05-11T15:20:00Z</cp:lastPrinted>
  <dcterms:created xsi:type="dcterms:W3CDTF">2012-10-02T22:49:00Z</dcterms:created>
  <dcterms:modified xsi:type="dcterms:W3CDTF">2012-10-02T23:00:00Z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0x01010072CA4BC83A64DF40AFF3915C8BA17A98</vt:lpwstr>
  </property>
</Properties>
</file>