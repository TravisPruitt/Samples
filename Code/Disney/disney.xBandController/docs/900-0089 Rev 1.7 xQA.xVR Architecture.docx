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50BB8F" w14:textId="77777777" w:rsidR="00B14448" w:rsidRDefault="00B14448" w:rsidP="00B14448">
      <w:pPr>
        <w:rPr>
          <w:rStyle w:val="BookTitle"/>
          <w:rFonts w:eastAsia="ヒラギノ角ゴ Pro W3"/>
        </w:rPr>
      </w:pPr>
    </w:p>
    <w:p w14:paraId="7C50BB90" w14:textId="3572EA58" w:rsidR="00044632" w:rsidRPr="001B5189" w:rsidRDefault="00607EDF" w:rsidP="00B64C1F">
      <w:pPr>
        <w:pStyle w:val="Title"/>
        <w:jc w:val="right"/>
        <w:rPr>
          <w:rStyle w:val="BookTitle"/>
          <w:rFonts w:ascii="Verdana" w:eastAsia="ヒラギノ角ゴ Pro W3" w:hAnsi="Verdana"/>
        </w:rPr>
      </w:pPr>
      <w:del w:id="0" w:author="Ian Wehmeyer" w:date="2013-08-14T08:51:00Z">
        <w:r w:rsidDel="00F33E66">
          <w:rPr>
            <w:rStyle w:val="BookTitle"/>
            <w:rFonts w:ascii="Verdana" w:eastAsia="ヒラギノ角ゴ Pro W3" w:hAnsi="Verdana"/>
          </w:rPr>
          <w:delText>Real Time Dashboard</w:delText>
        </w:r>
      </w:del>
      <w:proofErr w:type="spellStart"/>
      <w:ins w:id="1" w:author="Ian Wehmeyer" w:date="2013-08-14T08:51:00Z">
        <w:r w:rsidR="00F33E66">
          <w:rPr>
            <w:rStyle w:val="BookTitle"/>
            <w:rFonts w:ascii="Verdana" w:eastAsia="ヒラギノ角ゴ Pro W3" w:hAnsi="Verdana"/>
          </w:rPr>
          <w:t>xQA</w:t>
        </w:r>
      </w:ins>
      <w:proofErr w:type="spellEnd"/>
      <w:r w:rsidR="006856D8">
        <w:rPr>
          <w:rStyle w:val="BookTitle"/>
          <w:rFonts w:ascii="Verdana" w:eastAsia="ヒラギノ角ゴ Pro W3" w:hAnsi="Verdana"/>
        </w:rPr>
        <w:t>/</w:t>
      </w:r>
      <w:proofErr w:type="spellStart"/>
      <w:proofErr w:type="gramStart"/>
      <w:r w:rsidR="006856D8">
        <w:rPr>
          <w:rStyle w:val="BookTitle"/>
          <w:rFonts w:ascii="Verdana" w:eastAsia="ヒラギノ角ゴ Pro W3" w:hAnsi="Verdana"/>
        </w:rPr>
        <w:t>xVR</w:t>
      </w:r>
      <w:proofErr w:type="spellEnd"/>
      <w:r w:rsidR="00D55FA5" w:rsidRPr="00D55FA5">
        <w:rPr>
          <w:rStyle w:val="BookTitle"/>
          <w:rFonts w:ascii="Verdana" w:eastAsia="ヒラギノ角ゴ Pro W3" w:hAnsi="Verdana"/>
        </w:rPr>
        <w:t xml:space="preserve">  Architecture</w:t>
      </w:r>
      <w:proofErr w:type="gramEnd"/>
    </w:p>
    <w:p w14:paraId="7C50BB91" w14:textId="77777777" w:rsidR="009C5EE2" w:rsidRPr="00187A6B" w:rsidRDefault="009C5EE2" w:rsidP="00044632"/>
    <w:p w14:paraId="7C50BB92" w14:textId="77777777" w:rsidR="00187A6B" w:rsidRDefault="00187A6B" w:rsidP="00044632"/>
    <w:p w14:paraId="7C50BB93" w14:textId="77777777" w:rsidR="00D50F8F" w:rsidRPr="00187A6B" w:rsidRDefault="00D50F8F" w:rsidP="00044632"/>
    <w:p w14:paraId="7C50BB94" w14:textId="77777777" w:rsidR="00187A6B" w:rsidRPr="00187A6B" w:rsidRDefault="00187A6B" w:rsidP="00044632"/>
    <w:p w14:paraId="7C50BB95" w14:textId="63DE6EA0" w:rsidR="00A17FBA" w:rsidRDefault="00121A0D" w:rsidP="00044632">
      <w:r w:rsidRPr="00121A0D">
        <w:rPr>
          <w:rFonts w:eastAsia="ヒラギノ角ゴ Pro W3"/>
        </w:rPr>
        <w:br w:type="page"/>
      </w:r>
      <w:ins w:id="2" w:author="Ian Wehmeyer" w:date="2013-08-02T14:21:00Z">
        <w:r w:rsidR="009C42A5">
          <w:rPr>
            <w:rFonts w:eastAsia="ヒラギノ角ゴ Pro W3"/>
          </w:rPr>
          <w:lastRenderedPageBreak/>
          <w:tab/>
        </w:r>
      </w:ins>
    </w:p>
    <w:p w14:paraId="7C50BB96" w14:textId="77777777" w:rsidR="00D55FA5" w:rsidRDefault="00D55FA5" w:rsidP="00D55FA5">
      <w:pPr>
        <w:rPr>
          <w:rFonts w:ascii="Verdana Bold" w:eastAsia="ヒラギノ角ゴ Pro W3" w:hAnsi="Verdana Bold"/>
          <w:color w:val="000000"/>
        </w:rPr>
      </w:pPr>
      <w:r>
        <w:rPr>
          <w:rFonts w:ascii="Verdana Bold" w:eastAsia="ヒラギノ角ゴ Pro W3" w:hAnsi="Verdana Bold"/>
        </w:rPr>
        <w:t>Revision History</w:t>
      </w:r>
    </w:p>
    <w:tbl>
      <w:tblPr>
        <w:tblW w:w="0" w:type="auto"/>
        <w:tblInd w:w="5" w:type="dxa"/>
        <w:shd w:val="clear" w:color="auto" w:fill="FFFFFF"/>
        <w:tblLayout w:type="fixed"/>
        <w:tblLook w:val="0000" w:firstRow="0" w:lastRow="0" w:firstColumn="0" w:lastColumn="0" w:noHBand="0" w:noVBand="0"/>
      </w:tblPr>
      <w:tblGrid>
        <w:gridCol w:w="1317"/>
        <w:gridCol w:w="1318"/>
        <w:gridCol w:w="2742"/>
        <w:gridCol w:w="3863"/>
      </w:tblGrid>
      <w:tr w:rsidR="00D55FA5" w14:paraId="7C50BB9B" w14:textId="77777777" w:rsidTr="00607EDF">
        <w:trPr>
          <w:cantSplit/>
          <w:trHeight w:val="310"/>
        </w:trPr>
        <w:tc>
          <w:tcPr>
            <w:tcW w:w="13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7" w14:textId="77777777" w:rsidR="00D55FA5" w:rsidRPr="00130DBA" w:rsidRDefault="00D55FA5" w:rsidP="00607EDF">
            <w:pPr>
              <w:rPr>
                <w:b/>
              </w:rPr>
            </w:pPr>
            <w:r w:rsidRPr="00130DBA">
              <w:rPr>
                <w:b/>
              </w:rPr>
              <w:t>Rev</w:t>
            </w:r>
          </w:p>
        </w:tc>
        <w:tc>
          <w:tcPr>
            <w:tcW w:w="13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8" w14:textId="77777777" w:rsidR="00D55FA5" w:rsidRPr="00130DBA" w:rsidRDefault="00D55FA5" w:rsidP="00607EDF">
            <w:pPr>
              <w:rPr>
                <w:b/>
              </w:rPr>
            </w:pPr>
            <w:r w:rsidRPr="00130DBA">
              <w:rPr>
                <w:b/>
              </w:rPr>
              <w:t>Date</w:t>
            </w:r>
          </w:p>
        </w:tc>
        <w:tc>
          <w:tcPr>
            <w:tcW w:w="27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9" w14:textId="77777777" w:rsidR="00D55FA5" w:rsidRPr="00130DBA" w:rsidRDefault="00D55FA5" w:rsidP="00607EDF">
            <w:pPr>
              <w:rPr>
                <w:b/>
              </w:rPr>
            </w:pPr>
            <w:r w:rsidRPr="00130DBA">
              <w:rPr>
                <w:b/>
              </w:rPr>
              <w:t>Author</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A" w14:textId="77777777" w:rsidR="00D55FA5" w:rsidRPr="00130DBA" w:rsidRDefault="00D55FA5" w:rsidP="00607EDF">
            <w:pPr>
              <w:rPr>
                <w:b/>
              </w:rPr>
            </w:pPr>
            <w:r w:rsidRPr="00130DBA">
              <w:rPr>
                <w:b/>
              </w:rPr>
              <w:t>Description</w:t>
            </w:r>
          </w:p>
        </w:tc>
      </w:tr>
      <w:tr w:rsidR="00D55FA5" w14:paraId="7C50BBA0" w14:textId="77777777" w:rsidTr="00607EDF">
        <w:trPr>
          <w:cantSplit/>
          <w:trHeight w:val="520"/>
        </w:trPr>
        <w:tc>
          <w:tcPr>
            <w:tcW w:w="13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C" w14:textId="77777777" w:rsidR="00D55FA5" w:rsidRDefault="00D55FA5" w:rsidP="00607EDF">
            <w:r>
              <w:t>1.0</w:t>
            </w:r>
          </w:p>
        </w:tc>
        <w:tc>
          <w:tcPr>
            <w:tcW w:w="13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D" w14:textId="77777777" w:rsidR="00D55FA5" w:rsidRDefault="00D55FA5" w:rsidP="00607EDF">
            <w:r>
              <w:t>5/1/12</w:t>
            </w:r>
          </w:p>
        </w:tc>
        <w:tc>
          <w:tcPr>
            <w:tcW w:w="27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E" w14:textId="77777777" w:rsidR="00D55FA5" w:rsidRDefault="00D55FA5" w:rsidP="00607EDF">
            <w:r>
              <w:t xml:space="preserve">James Francis, Stephen </w:t>
            </w:r>
            <w:proofErr w:type="spellStart"/>
            <w:r>
              <w:t>Madson</w:t>
            </w:r>
            <w:proofErr w:type="spellEnd"/>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F" w14:textId="77777777" w:rsidR="00D55FA5" w:rsidRDefault="00D55FA5" w:rsidP="00607EDF">
            <w:r>
              <w:t>Release Version</w:t>
            </w:r>
          </w:p>
        </w:tc>
      </w:tr>
      <w:tr w:rsidR="00607EDF" w14:paraId="0EAF3678" w14:textId="77777777" w:rsidTr="00607EDF">
        <w:trPr>
          <w:cantSplit/>
          <w:trHeight w:val="520"/>
        </w:trPr>
        <w:tc>
          <w:tcPr>
            <w:tcW w:w="13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61CC9CB" w14:textId="1634CDA3" w:rsidR="00607EDF" w:rsidRDefault="00F33E66" w:rsidP="00607EDF">
            <w:ins w:id="3" w:author="Ian Wehmeyer" w:date="2013-08-14T08:46:00Z">
              <w:r>
                <w:t>1.7</w:t>
              </w:r>
            </w:ins>
            <w:del w:id="4" w:author="Ian Wehmeyer" w:date="2013-08-14T08:46:00Z">
              <w:r w:rsidR="00607EDF" w:rsidDel="00F33E66">
                <w:delText>2.0</w:delText>
              </w:r>
            </w:del>
          </w:p>
        </w:tc>
        <w:tc>
          <w:tcPr>
            <w:tcW w:w="13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9765E83" w14:textId="52EDD128" w:rsidR="00607EDF" w:rsidRDefault="00607EDF" w:rsidP="00607EDF">
            <w:r>
              <w:t>8/</w:t>
            </w:r>
            <w:ins w:id="5" w:author="Ian Wehmeyer" w:date="2013-08-14T10:54:00Z">
              <w:r w:rsidR="00856F36">
                <w:t>14</w:t>
              </w:r>
            </w:ins>
            <w:del w:id="6" w:author="Ian Wehmeyer" w:date="2013-08-14T10:54:00Z">
              <w:r w:rsidDel="00856F36">
                <w:delText>1</w:delText>
              </w:r>
            </w:del>
            <w:r>
              <w:t>/13</w:t>
            </w:r>
          </w:p>
        </w:tc>
        <w:tc>
          <w:tcPr>
            <w:tcW w:w="27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D14CBC3" w14:textId="5077D9FB" w:rsidR="00607EDF" w:rsidRDefault="00607EDF" w:rsidP="00607EDF">
            <w:r>
              <w:t>Ian Wehmeyer</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1D9E191" w14:textId="5F599908" w:rsidR="00607EDF" w:rsidRDefault="00856F36" w:rsidP="00607EDF">
            <w:ins w:id="7" w:author="Ian Wehmeyer" w:date="2013-08-14T10:58:00Z">
              <w:r>
                <w:t>Updates for 1.7</w:t>
              </w:r>
            </w:ins>
            <w:del w:id="8" w:author="Ian Wehmeyer" w:date="2013-08-14T08:46:00Z">
              <w:r w:rsidR="00607EDF" w:rsidDel="00F33E66">
                <w:delText>Revised Version</w:delText>
              </w:r>
            </w:del>
          </w:p>
        </w:tc>
      </w:tr>
    </w:tbl>
    <w:p w14:paraId="7C50BBA1" w14:textId="77777777" w:rsidR="00D55FA5" w:rsidRDefault="00D55FA5" w:rsidP="00D55FA5">
      <w:pPr>
        <w:pStyle w:val="FreeForm"/>
        <w:ind w:left="108"/>
        <w:rPr>
          <w:rFonts w:ascii="Times New Roman Bold" w:hAnsi="Times New Roman Bold"/>
        </w:rPr>
      </w:pPr>
    </w:p>
    <w:p w14:paraId="7C50BBA2" w14:textId="77777777" w:rsidR="00D55FA5" w:rsidRDefault="00D55FA5" w:rsidP="00D55FA5">
      <w:pPr>
        <w:pStyle w:val="FreeFormA"/>
        <w:ind w:left="108"/>
        <w:rPr>
          <w:b/>
        </w:rPr>
      </w:pPr>
    </w:p>
    <w:p w14:paraId="7C50BBA3" w14:textId="77777777" w:rsidR="00D55FA5" w:rsidRDefault="00D55FA5" w:rsidP="00D55FA5"/>
    <w:p w14:paraId="7C50BBA4" w14:textId="77777777" w:rsidR="00D55FA5" w:rsidRDefault="00D55FA5" w:rsidP="00D55FA5">
      <w:pPr>
        <w:rPr>
          <w:rFonts w:ascii="Verdana Bold" w:eastAsia="ヒラギノ角ゴ Pro W3" w:hAnsi="Verdana Bold"/>
          <w:color w:val="000000"/>
        </w:rPr>
      </w:pPr>
      <w:r>
        <w:rPr>
          <w:rFonts w:ascii="Verdana Bold" w:eastAsia="ヒラギノ角ゴ Pro W3" w:hAnsi="Verdana Bold"/>
        </w:rPr>
        <w:t>Document Approvers &amp; Sign-Off</w:t>
      </w:r>
    </w:p>
    <w:tbl>
      <w:tblPr>
        <w:tblW w:w="0" w:type="auto"/>
        <w:tblInd w:w="5" w:type="dxa"/>
        <w:shd w:val="clear" w:color="auto" w:fill="FFFFFF"/>
        <w:tblLayout w:type="fixed"/>
        <w:tblLook w:val="0000" w:firstRow="0" w:lastRow="0" w:firstColumn="0" w:lastColumn="0" w:noHBand="0" w:noVBand="0"/>
      </w:tblPr>
      <w:tblGrid>
        <w:gridCol w:w="1229"/>
        <w:gridCol w:w="3163"/>
        <w:gridCol w:w="2196"/>
        <w:gridCol w:w="2653"/>
      </w:tblGrid>
      <w:tr w:rsidR="00D55FA5" w:rsidRPr="00675506" w14:paraId="7C50BBA9" w14:textId="77777777" w:rsidTr="00607EDF">
        <w:trPr>
          <w:cantSplit/>
          <w:trHeight w:val="240"/>
        </w:trPr>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A5" w14:textId="77777777" w:rsidR="00D55FA5" w:rsidRPr="00130DBA" w:rsidRDefault="00D55FA5" w:rsidP="00607EDF">
            <w:pPr>
              <w:rPr>
                <w:b/>
              </w:rPr>
            </w:pPr>
            <w:r w:rsidRPr="00130DBA">
              <w:rPr>
                <w:b/>
              </w:rPr>
              <w:t>Date</w:t>
            </w:r>
          </w:p>
        </w:tc>
        <w:tc>
          <w:tcPr>
            <w:tcW w:w="31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A6" w14:textId="77777777" w:rsidR="00D55FA5" w:rsidRPr="00130DBA" w:rsidRDefault="00D55FA5" w:rsidP="00607EDF">
            <w:pPr>
              <w:rPr>
                <w:b/>
              </w:rPr>
            </w:pPr>
            <w:r w:rsidRPr="00130DBA">
              <w:rPr>
                <w:b/>
              </w:rPr>
              <w:t>Approver</w:t>
            </w:r>
          </w:p>
        </w:tc>
        <w:tc>
          <w:tcPr>
            <w:tcW w:w="2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A7" w14:textId="77777777" w:rsidR="00D55FA5" w:rsidRPr="00130DBA" w:rsidRDefault="00D55FA5" w:rsidP="00607EDF">
            <w:pPr>
              <w:rPr>
                <w:b/>
              </w:rPr>
            </w:pPr>
            <w:r w:rsidRPr="00130DBA">
              <w:rPr>
                <w:b/>
              </w:rPr>
              <w:t>Role</w:t>
            </w:r>
          </w:p>
        </w:tc>
        <w:tc>
          <w:tcPr>
            <w:tcW w:w="26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A8" w14:textId="77777777" w:rsidR="00D55FA5" w:rsidRPr="00130DBA" w:rsidRDefault="00D55FA5" w:rsidP="00607EDF">
            <w:pPr>
              <w:rPr>
                <w:b/>
              </w:rPr>
            </w:pPr>
            <w:r w:rsidRPr="00130DBA">
              <w:rPr>
                <w:b/>
              </w:rPr>
              <w:t>Document Accept/Reject</w:t>
            </w:r>
          </w:p>
        </w:tc>
      </w:tr>
      <w:tr w:rsidR="00675506" w:rsidRPr="00675506" w14:paraId="2783DBCB" w14:textId="77777777" w:rsidTr="00607EDF">
        <w:trPr>
          <w:cantSplit/>
          <w:trHeight w:val="240"/>
        </w:trPr>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54A0BD8" w14:textId="6725B1F9" w:rsidR="00675506" w:rsidRPr="00675506" w:rsidRDefault="00675506" w:rsidP="00607EDF">
            <w:r>
              <w:t>5/</w:t>
            </w:r>
            <w:r w:rsidRPr="00675506">
              <w:t>1/12</w:t>
            </w:r>
          </w:p>
        </w:tc>
        <w:tc>
          <w:tcPr>
            <w:tcW w:w="31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4B5210D" w14:textId="2918DE22" w:rsidR="00675506" w:rsidRPr="00675506" w:rsidRDefault="00675506" w:rsidP="00607EDF">
            <w:proofErr w:type="spellStart"/>
            <w:r w:rsidRPr="00675506">
              <w:t>Ric</w:t>
            </w:r>
            <w:proofErr w:type="spellEnd"/>
            <w:r w:rsidRPr="00675506">
              <w:t xml:space="preserve"> Merrifield</w:t>
            </w:r>
          </w:p>
        </w:tc>
        <w:tc>
          <w:tcPr>
            <w:tcW w:w="2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3C1E9C7" w14:textId="3A0E8875" w:rsidR="00675506" w:rsidRPr="00675506" w:rsidRDefault="00675506" w:rsidP="00607EDF">
            <w:r w:rsidRPr="00675506">
              <w:t>Release Manager</w:t>
            </w:r>
          </w:p>
        </w:tc>
        <w:tc>
          <w:tcPr>
            <w:tcW w:w="26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1327374" w14:textId="5A95BCA1" w:rsidR="00675506" w:rsidRPr="00675506" w:rsidRDefault="00675506" w:rsidP="00607EDF">
            <w:r w:rsidRPr="00675506">
              <w:t>Accept</w:t>
            </w:r>
          </w:p>
        </w:tc>
      </w:tr>
      <w:tr w:rsidR="00675506" w:rsidRPr="00675506" w14:paraId="58C66DD3" w14:textId="77777777" w:rsidTr="00607EDF">
        <w:trPr>
          <w:cantSplit/>
          <w:trHeight w:val="240"/>
        </w:trPr>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0DE80D7" w14:textId="4F700F18" w:rsidR="00675506" w:rsidRPr="00675506" w:rsidRDefault="00675506" w:rsidP="00607EDF">
            <w:r>
              <w:t>5/</w:t>
            </w:r>
            <w:r w:rsidRPr="00675506">
              <w:t>1</w:t>
            </w:r>
            <w:r>
              <w:t>1</w:t>
            </w:r>
            <w:r w:rsidRPr="00675506">
              <w:t>/12</w:t>
            </w:r>
          </w:p>
        </w:tc>
        <w:tc>
          <w:tcPr>
            <w:tcW w:w="31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3019279" w14:textId="2BF1124E" w:rsidR="00675506" w:rsidRPr="00675506" w:rsidRDefault="00675506" w:rsidP="00607EDF">
            <w:r>
              <w:t xml:space="preserve">John </w:t>
            </w:r>
            <w:proofErr w:type="spellStart"/>
            <w:r>
              <w:t>Stiehl</w:t>
            </w:r>
            <w:proofErr w:type="spellEnd"/>
          </w:p>
        </w:tc>
        <w:tc>
          <w:tcPr>
            <w:tcW w:w="2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5CE1AE" w14:textId="77777777" w:rsidR="00675506" w:rsidRPr="00675506" w:rsidRDefault="00675506" w:rsidP="00607EDF">
            <w:r w:rsidRPr="00675506">
              <w:t>Release Manager</w:t>
            </w:r>
          </w:p>
        </w:tc>
        <w:tc>
          <w:tcPr>
            <w:tcW w:w="26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4AB31E" w14:textId="77777777" w:rsidR="00675506" w:rsidRPr="00675506" w:rsidRDefault="00675506" w:rsidP="00607EDF">
            <w:r w:rsidRPr="00675506">
              <w:t>Accept</w:t>
            </w:r>
          </w:p>
        </w:tc>
      </w:tr>
    </w:tbl>
    <w:p w14:paraId="7C50BBAF" w14:textId="77777777" w:rsidR="004C7069" w:rsidRPr="0099263D" w:rsidRDefault="004C7069" w:rsidP="00044632">
      <w:pPr>
        <w:rPr>
          <w:szCs w:val="20"/>
        </w:rPr>
      </w:pPr>
    </w:p>
    <w:p w14:paraId="7C50BBB0" w14:textId="77777777" w:rsidR="00185B5A" w:rsidRDefault="00185B5A" w:rsidP="001B5189">
      <w:r>
        <w:br w:type="page"/>
      </w:r>
    </w:p>
    <w:p w14:paraId="7C50BBB1" w14:textId="77777777" w:rsidR="00496A96" w:rsidRPr="00CB4606" w:rsidRDefault="00CB4C85" w:rsidP="002562DF">
      <w:pPr>
        <w:pStyle w:val="TableofContents"/>
        <w:rPr>
          <w:rStyle w:val="Strong"/>
          <w:rFonts w:ascii="Verdana" w:hAnsi="Verdana"/>
        </w:rPr>
      </w:pPr>
      <w:r w:rsidRPr="00CB4606">
        <w:rPr>
          <w:rStyle w:val="Strong"/>
          <w:rFonts w:ascii="Verdana" w:hAnsi="Verdana"/>
        </w:rPr>
        <w:lastRenderedPageBreak/>
        <w:t xml:space="preserve">Table of </w:t>
      </w:r>
      <w:r w:rsidR="00496A96" w:rsidRPr="00CB4606">
        <w:rPr>
          <w:rStyle w:val="Strong"/>
          <w:rFonts w:ascii="Verdana" w:hAnsi="Verdana"/>
        </w:rPr>
        <w:t>Contents</w:t>
      </w:r>
    </w:p>
    <w:p w14:paraId="5DC0C0B8" w14:textId="77777777" w:rsidR="00CB739F" w:rsidRDefault="003C7C80">
      <w:pPr>
        <w:pStyle w:val="TOC1"/>
        <w:rPr>
          <w:ins w:id="9" w:author="Ian Wehmeyer" w:date="2013-08-27T13:30:00Z"/>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ins w:id="10" w:author="Ian Wehmeyer" w:date="2013-08-27T13:30:00Z">
        <w:r w:rsidR="00CB739F">
          <w:rPr>
            <w:noProof/>
          </w:rPr>
          <w:t>1 xQA Introduction</w:t>
        </w:r>
        <w:r w:rsidR="00CB739F">
          <w:rPr>
            <w:noProof/>
          </w:rPr>
          <w:tab/>
        </w:r>
        <w:r w:rsidR="00CB739F">
          <w:rPr>
            <w:noProof/>
          </w:rPr>
          <w:fldChar w:fldCharType="begin"/>
        </w:r>
        <w:r w:rsidR="00CB739F">
          <w:rPr>
            <w:noProof/>
          </w:rPr>
          <w:instrText xml:space="preserve"> PAGEREF _Toc239229536 \h </w:instrText>
        </w:r>
        <w:r w:rsidR="00CB739F">
          <w:rPr>
            <w:noProof/>
          </w:rPr>
        </w:r>
      </w:ins>
      <w:r w:rsidR="00CB739F">
        <w:rPr>
          <w:noProof/>
        </w:rPr>
        <w:fldChar w:fldCharType="separate"/>
      </w:r>
      <w:ins w:id="11" w:author="Ian Wehmeyer" w:date="2013-08-27T13:30:00Z">
        <w:r w:rsidR="00CB739F">
          <w:rPr>
            <w:noProof/>
          </w:rPr>
          <w:t>4</w:t>
        </w:r>
        <w:r w:rsidR="00CB739F">
          <w:rPr>
            <w:noProof/>
          </w:rPr>
          <w:fldChar w:fldCharType="end"/>
        </w:r>
      </w:ins>
    </w:p>
    <w:p w14:paraId="46AE4CC1" w14:textId="77777777" w:rsidR="00CB739F" w:rsidRDefault="00CB739F">
      <w:pPr>
        <w:pStyle w:val="TOC2"/>
        <w:tabs>
          <w:tab w:val="right" w:leader="dot" w:pos="9350"/>
        </w:tabs>
        <w:rPr>
          <w:ins w:id="12" w:author="Ian Wehmeyer" w:date="2013-08-27T13:30:00Z"/>
          <w:rFonts w:asciiTheme="minorHAnsi" w:eastAsiaTheme="minorEastAsia" w:hAnsiTheme="minorHAnsi" w:cstheme="minorBidi"/>
          <w:noProof/>
          <w:sz w:val="24"/>
          <w:szCs w:val="24"/>
          <w:lang w:eastAsia="ja-JP"/>
        </w:rPr>
      </w:pPr>
      <w:ins w:id="13" w:author="Ian Wehmeyer" w:date="2013-08-27T13:30:00Z">
        <w:r>
          <w:rPr>
            <w:noProof/>
          </w:rPr>
          <w:t>1.1 History</w:t>
        </w:r>
        <w:r>
          <w:rPr>
            <w:noProof/>
          </w:rPr>
          <w:tab/>
        </w:r>
        <w:r>
          <w:rPr>
            <w:noProof/>
          </w:rPr>
          <w:fldChar w:fldCharType="begin"/>
        </w:r>
        <w:r>
          <w:rPr>
            <w:noProof/>
          </w:rPr>
          <w:instrText xml:space="preserve"> PAGEREF _Toc239229537 \h </w:instrText>
        </w:r>
        <w:r>
          <w:rPr>
            <w:noProof/>
          </w:rPr>
        </w:r>
      </w:ins>
      <w:r>
        <w:rPr>
          <w:noProof/>
        </w:rPr>
        <w:fldChar w:fldCharType="separate"/>
      </w:r>
      <w:ins w:id="14" w:author="Ian Wehmeyer" w:date="2013-08-27T13:30:00Z">
        <w:r>
          <w:rPr>
            <w:noProof/>
          </w:rPr>
          <w:t>4</w:t>
        </w:r>
        <w:r>
          <w:rPr>
            <w:noProof/>
          </w:rPr>
          <w:fldChar w:fldCharType="end"/>
        </w:r>
      </w:ins>
    </w:p>
    <w:p w14:paraId="27C34FE5" w14:textId="77777777" w:rsidR="00CB739F" w:rsidRDefault="00CB739F">
      <w:pPr>
        <w:pStyle w:val="TOC2"/>
        <w:tabs>
          <w:tab w:val="right" w:leader="dot" w:pos="9350"/>
        </w:tabs>
        <w:rPr>
          <w:ins w:id="15" w:author="Ian Wehmeyer" w:date="2013-08-27T13:30:00Z"/>
          <w:rFonts w:asciiTheme="minorHAnsi" w:eastAsiaTheme="minorEastAsia" w:hAnsiTheme="minorHAnsi" w:cstheme="minorBidi"/>
          <w:noProof/>
          <w:sz w:val="24"/>
          <w:szCs w:val="24"/>
          <w:lang w:eastAsia="ja-JP"/>
        </w:rPr>
      </w:pPr>
      <w:ins w:id="16" w:author="Ian Wehmeyer" w:date="2013-08-27T13:30:00Z">
        <w:r>
          <w:rPr>
            <w:noProof/>
          </w:rPr>
          <w:t>1.2 Purpose</w:t>
        </w:r>
        <w:r>
          <w:rPr>
            <w:noProof/>
          </w:rPr>
          <w:tab/>
        </w:r>
        <w:r>
          <w:rPr>
            <w:noProof/>
          </w:rPr>
          <w:fldChar w:fldCharType="begin"/>
        </w:r>
        <w:r>
          <w:rPr>
            <w:noProof/>
          </w:rPr>
          <w:instrText xml:space="preserve"> PAGEREF _Toc239229538 \h </w:instrText>
        </w:r>
        <w:r>
          <w:rPr>
            <w:noProof/>
          </w:rPr>
        </w:r>
      </w:ins>
      <w:r>
        <w:rPr>
          <w:noProof/>
        </w:rPr>
        <w:fldChar w:fldCharType="separate"/>
      </w:r>
      <w:ins w:id="17" w:author="Ian Wehmeyer" w:date="2013-08-27T13:30:00Z">
        <w:r>
          <w:rPr>
            <w:noProof/>
          </w:rPr>
          <w:t>4</w:t>
        </w:r>
        <w:r>
          <w:rPr>
            <w:noProof/>
          </w:rPr>
          <w:fldChar w:fldCharType="end"/>
        </w:r>
      </w:ins>
    </w:p>
    <w:p w14:paraId="0ADCDE7C" w14:textId="77777777" w:rsidR="00CB739F" w:rsidRDefault="00CB739F">
      <w:pPr>
        <w:pStyle w:val="TOC2"/>
        <w:tabs>
          <w:tab w:val="right" w:leader="dot" w:pos="9350"/>
        </w:tabs>
        <w:rPr>
          <w:ins w:id="18" w:author="Ian Wehmeyer" w:date="2013-08-27T13:30:00Z"/>
          <w:rFonts w:asciiTheme="minorHAnsi" w:eastAsiaTheme="minorEastAsia" w:hAnsiTheme="minorHAnsi" w:cstheme="minorBidi"/>
          <w:noProof/>
          <w:sz w:val="24"/>
          <w:szCs w:val="24"/>
          <w:lang w:eastAsia="ja-JP"/>
        </w:rPr>
      </w:pPr>
      <w:ins w:id="19" w:author="Ian Wehmeyer" w:date="2013-08-27T13:30:00Z">
        <w:r>
          <w:rPr>
            <w:noProof/>
          </w:rPr>
          <w:t>1.3 Related Documents</w:t>
        </w:r>
        <w:r>
          <w:rPr>
            <w:noProof/>
          </w:rPr>
          <w:tab/>
        </w:r>
        <w:r>
          <w:rPr>
            <w:noProof/>
          </w:rPr>
          <w:fldChar w:fldCharType="begin"/>
        </w:r>
        <w:r>
          <w:rPr>
            <w:noProof/>
          </w:rPr>
          <w:instrText xml:space="preserve"> PAGEREF _Toc239229539 \h </w:instrText>
        </w:r>
        <w:r>
          <w:rPr>
            <w:noProof/>
          </w:rPr>
        </w:r>
      </w:ins>
      <w:r>
        <w:rPr>
          <w:noProof/>
        </w:rPr>
        <w:fldChar w:fldCharType="separate"/>
      </w:r>
      <w:ins w:id="20" w:author="Ian Wehmeyer" w:date="2013-08-27T13:30:00Z">
        <w:r>
          <w:rPr>
            <w:noProof/>
          </w:rPr>
          <w:t>4</w:t>
        </w:r>
        <w:r>
          <w:rPr>
            <w:noProof/>
          </w:rPr>
          <w:fldChar w:fldCharType="end"/>
        </w:r>
      </w:ins>
    </w:p>
    <w:p w14:paraId="564FE9CD" w14:textId="77777777" w:rsidR="00CB739F" w:rsidRDefault="00CB739F">
      <w:pPr>
        <w:pStyle w:val="TOC2"/>
        <w:tabs>
          <w:tab w:val="right" w:leader="dot" w:pos="9350"/>
        </w:tabs>
        <w:rPr>
          <w:ins w:id="21" w:author="Ian Wehmeyer" w:date="2013-08-27T13:30:00Z"/>
          <w:rFonts w:asciiTheme="minorHAnsi" w:eastAsiaTheme="minorEastAsia" w:hAnsiTheme="minorHAnsi" w:cstheme="minorBidi"/>
          <w:noProof/>
          <w:sz w:val="24"/>
          <w:szCs w:val="24"/>
          <w:lang w:eastAsia="ja-JP"/>
        </w:rPr>
      </w:pPr>
      <w:ins w:id="22" w:author="Ian Wehmeyer" w:date="2013-08-27T13:30:00Z">
        <w:r>
          <w:rPr>
            <w:noProof/>
          </w:rPr>
          <w:t>1.4 xQA/xVR Contacts</w:t>
        </w:r>
        <w:r>
          <w:rPr>
            <w:noProof/>
          </w:rPr>
          <w:tab/>
        </w:r>
        <w:r>
          <w:rPr>
            <w:noProof/>
          </w:rPr>
          <w:fldChar w:fldCharType="begin"/>
        </w:r>
        <w:r>
          <w:rPr>
            <w:noProof/>
          </w:rPr>
          <w:instrText xml:space="preserve"> PAGEREF _Toc239229540 \h </w:instrText>
        </w:r>
        <w:r>
          <w:rPr>
            <w:noProof/>
          </w:rPr>
        </w:r>
      </w:ins>
      <w:r>
        <w:rPr>
          <w:noProof/>
        </w:rPr>
        <w:fldChar w:fldCharType="separate"/>
      </w:r>
      <w:ins w:id="23" w:author="Ian Wehmeyer" w:date="2013-08-27T13:30:00Z">
        <w:r>
          <w:rPr>
            <w:noProof/>
          </w:rPr>
          <w:t>4</w:t>
        </w:r>
        <w:r>
          <w:rPr>
            <w:noProof/>
          </w:rPr>
          <w:fldChar w:fldCharType="end"/>
        </w:r>
      </w:ins>
    </w:p>
    <w:p w14:paraId="52C94480" w14:textId="77777777" w:rsidR="00CB739F" w:rsidRDefault="00CB739F">
      <w:pPr>
        <w:pStyle w:val="TOC2"/>
        <w:tabs>
          <w:tab w:val="right" w:leader="dot" w:pos="9350"/>
        </w:tabs>
        <w:rPr>
          <w:ins w:id="24" w:author="Ian Wehmeyer" w:date="2013-08-27T13:30:00Z"/>
          <w:rFonts w:asciiTheme="minorHAnsi" w:eastAsiaTheme="minorEastAsia" w:hAnsiTheme="minorHAnsi" w:cstheme="minorBidi"/>
          <w:noProof/>
          <w:sz w:val="24"/>
          <w:szCs w:val="24"/>
          <w:lang w:eastAsia="ja-JP"/>
        </w:rPr>
      </w:pPr>
      <w:ins w:id="25" w:author="Ian Wehmeyer" w:date="2013-08-27T13:30:00Z">
        <w:r>
          <w:rPr>
            <w:noProof/>
          </w:rPr>
          <w:t>1.5 Definitions</w:t>
        </w:r>
        <w:r>
          <w:rPr>
            <w:noProof/>
          </w:rPr>
          <w:tab/>
        </w:r>
        <w:r>
          <w:rPr>
            <w:noProof/>
          </w:rPr>
          <w:fldChar w:fldCharType="begin"/>
        </w:r>
        <w:r>
          <w:rPr>
            <w:noProof/>
          </w:rPr>
          <w:instrText xml:space="preserve"> PAGEREF _Toc239229541 \h </w:instrText>
        </w:r>
        <w:r>
          <w:rPr>
            <w:noProof/>
          </w:rPr>
        </w:r>
      </w:ins>
      <w:r>
        <w:rPr>
          <w:noProof/>
        </w:rPr>
        <w:fldChar w:fldCharType="separate"/>
      </w:r>
      <w:ins w:id="26" w:author="Ian Wehmeyer" w:date="2013-08-27T13:30:00Z">
        <w:r>
          <w:rPr>
            <w:noProof/>
          </w:rPr>
          <w:t>5</w:t>
        </w:r>
        <w:r>
          <w:rPr>
            <w:noProof/>
          </w:rPr>
          <w:fldChar w:fldCharType="end"/>
        </w:r>
      </w:ins>
    </w:p>
    <w:p w14:paraId="0E55B2FA" w14:textId="77777777" w:rsidR="00CB739F" w:rsidRDefault="00CB739F">
      <w:pPr>
        <w:pStyle w:val="TOC1"/>
        <w:rPr>
          <w:ins w:id="27" w:author="Ian Wehmeyer" w:date="2013-08-27T13:30:00Z"/>
          <w:rFonts w:asciiTheme="minorHAnsi" w:eastAsiaTheme="minorEastAsia" w:hAnsiTheme="minorHAnsi" w:cstheme="minorBidi"/>
          <w:noProof/>
          <w:sz w:val="24"/>
          <w:szCs w:val="24"/>
          <w:lang w:eastAsia="ja-JP"/>
        </w:rPr>
      </w:pPr>
      <w:ins w:id="28" w:author="Ian Wehmeyer" w:date="2013-08-27T13:30:00Z">
        <w:r>
          <w:rPr>
            <w:noProof/>
          </w:rPr>
          <w:t>2 xQA User Interface</w:t>
        </w:r>
        <w:r>
          <w:rPr>
            <w:noProof/>
          </w:rPr>
          <w:tab/>
        </w:r>
        <w:r>
          <w:rPr>
            <w:noProof/>
          </w:rPr>
          <w:fldChar w:fldCharType="begin"/>
        </w:r>
        <w:r>
          <w:rPr>
            <w:noProof/>
          </w:rPr>
          <w:instrText xml:space="preserve"> PAGEREF _Toc239229542 \h </w:instrText>
        </w:r>
        <w:r>
          <w:rPr>
            <w:noProof/>
          </w:rPr>
        </w:r>
      </w:ins>
      <w:r>
        <w:rPr>
          <w:noProof/>
        </w:rPr>
        <w:fldChar w:fldCharType="separate"/>
      </w:r>
      <w:ins w:id="29" w:author="Ian Wehmeyer" w:date="2013-08-27T13:30:00Z">
        <w:r>
          <w:rPr>
            <w:noProof/>
          </w:rPr>
          <w:t>7</w:t>
        </w:r>
        <w:r>
          <w:rPr>
            <w:noProof/>
          </w:rPr>
          <w:fldChar w:fldCharType="end"/>
        </w:r>
      </w:ins>
    </w:p>
    <w:p w14:paraId="08BFD772" w14:textId="77777777" w:rsidR="00CB739F" w:rsidRDefault="00CB739F">
      <w:pPr>
        <w:pStyle w:val="TOC1"/>
        <w:rPr>
          <w:ins w:id="30" w:author="Ian Wehmeyer" w:date="2013-08-27T13:30:00Z"/>
          <w:rFonts w:asciiTheme="minorHAnsi" w:eastAsiaTheme="minorEastAsia" w:hAnsiTheme="minorHAnsi" w:cstheme="minorBidi"/>
          <w:noProof/>
          <w:sz w:val="24"/>
          <w:szCs w:val="24"/>
          <w:lang w:eastAsia="ja-JP"/>
        </w:rPr>
      </w:pPr>
      <w:ins w:id="31" w:author="Ian Wehmeyer" w:date="2013-08-27T13:30:00Z">
        <w:r>
          <w:rPr>
            <w:noProof/>
          </w:rPr>
          <w:t>3 xQA Web Service Interfaces</w:t>
        </w:r>
        <w:r>
          <w:rPr>
            <w:noProof/>
          </w:rPr>
          <w:tab/>
        </w:r>
        <w:r>
          <w:rPr>
            <w:noProof/>
          </w:rPr>
          <w:fldChar w:fldCharType="begin"/>
        </w:r>
        <w:r>
          <w:rPr>
            <w:noProof/>
          </w:rPr>
          <w:instrText xml:space="preserve"> PAGEREF _Toc239229543 \h </w:instrText>
        </w:r>
        <w:r>
          <w:rPr>
            <w:noProof/>
          </w:rPr>
        </w:r>
      </w:ins>
      <w:r>
        <w:rPr>
          <w:noProof/>
        </w:rPr>
        <w:fldChar w:fldCharType="separate"/>
      </w:r>
      <w:ins w:id="32" w:author="Ian Wehmeyer" w:date="2013-08-27T13:30:00Z">
        <w:r>
          <w:rPr>
            <w:noProof/>
          </w:rPr>
          <w:t>10</w:t>
        </w:r>
        <w:r>
          <w:rPr>
            <w:noProof/>
          </w:rPr>
          <w:fldChar w:fldCharType="end"/>
        </w:r>
      </w:ins>
    </w:p>
    <w:p w14:paraId="42B8F3DA" w14:textId="77777777" w:rsidR="00CB739F" w:rsidRDefault="00CB739F">
      <w:pPr>
        <w:pStyle w:val="TOC2"/>
        <w:tabs>
          <w:tab w:val="right" w:leader="dot" w:pos="9350"/>
        </w:tabs>
        <w:rPr>
          <w:ins w:id="33" w:author="Ian Wehmeyer" w:date="2013-08-27T13:30:00Z"/>
          <w:rFonts w:asciiTheme="minorHAnsi" w:eastAsiaTheme="minorEastAsia" w:hAnsiTheme="minorHAnsi" w:cstheme="minorBidi"/>
          <w:noProof/>
          <w:sz w:val="24"/>
          <w:szCs w:val="24"/>
          <w:lang w:eastAsia="ja-JP"/>
        </w:rPr>
      </w:pPr>
      <w:ins w:id="34" w:author="Ian Wehmeyer" w:date="2013-08-27T13:30:00Z">
        <w:r>
          <w:rPr>
            <w:noProof/>
          </w:rPr>
          <w:t>3.1 xQA Web Service Summary</w:t>
        </w:r>
        <w:r>
          <w:rPr>
            <w:noProof/>
          </w:rPr>
          <w:tab/>
        </w:r>
        <w:r>
          <w:rPr>
            <w:noProof/>
          </w:rPr>
          <w:fldChar w:fldCharType="begin"/>
        </w:r>
        <w:r>
          <w:rPr>
            <w:noProof/>
          </w:rPr>
          <w:instrText xml:space="preserve"> PAGEREF _Toc239229544 \h </w:instrText>
        </w:r>
        <w:r>
          <w:rPr>
            <w:noProof/>
          </w:rPr>
        </w:r>
      </w:ins>
      <w:r>
        <w:rPr>
          <w:noProof/>
        </w:rPr>
        <w:fldChar w:fldCharType="separate"/>
      </w:r>
      <w:ins w:id="35" w:author="Ian Wehmeyer" w:date="2013-08-27T13:30:00Z">
        <w:r>
          <w:rPr>
            <w:noProof/>
          </w:rPr>
          <w:t>10</w:t>
        </w:r>
        <w:r>
          <w:rPr>
            <w:noProof/>
          </w:rPr>
          <w:fldChar w:fldCharType="end"/>
        </w:r>
      </w:ins>
    </w:p>
    <w:p w14:paraId="4C6FB7F4" w14:textId="77777777" w:rsidR="00CB739F" w:rsidRDefault="00CB739F">
      <w:pPr>
        <w:pStyle w:val="TOC2"/>
        <w:tabs>
          <w:tab w:val="right" w:leader="dot" w:pos="9350"/>
        </w:tabs>
        <w:rPr>
          <w:ins w:id="36" w:author="Ian Wehmeyer" w:date="2013-08-27T13:30:00Z"/>
          <w:rFonts w:asciiTheme="minorHAnsi" w:eastAsiaTheme="minorEastAsia" w:hAnsiTheme="minorHAnsi" w:cstheme="minorBidi"/>
          <w:noProof/>
          <w:sz w:val="24"/>
          <w:szCs w:val="24"/>
          <w:lang w:eastAsia="ja-JP"/>
        </w:rPr>
      </w:pPr>
      <w:ins w:id="37" w:author="Ian Wehmeyer" w:date="2013-08-27T13:30:00Z">
        <w:r>
          <w:rPr>
            <w:noProof/>
          </w:rPr>
          <w:t>3.2 Endpoints</w:t>
        </w:r>
        <w:r>
          <w:rPr>
            <w:noProof/>
          </w:rPr>
          <w:tab/>
        </w:r>
        <w:r>
          <w:rPr>
            <w:noProof/>
          </w:rPr>
          <w:fldChar w:fldCharType="begin"/>
        </w:r>
        <w:r>
          <w:rPr>
            <w:noProof/>
          </w:rPr>
          <w:instrText xml:space="preserve"> PAGEREF _Toc239229545 \h </w:instrText>
        </w:r>
        <w:r>
          <w:rPr>
            <w:noProof/>
          </w:rPr>
        </w:r>
      </w:ins>
      <w:r>
        <w:rPr>
          <w:noProof/>
        </w:rPr>
        <w:fldChar w:fldCharType="separate"/>
      </w:r>
      <w:ins w:id="38" w:author="Ian Wehmeyer" w:date="2013-08-27T13:30:00Z">
        <w:r>
          <w:rPr>
            <w:noProof/>
          </w:rPr>
          <w:t>11</w:t>
        </w:r>
        <w:r>
          <w:rPr>
            <w:noProof/>
          </w:rPr>
          <w:fldChar w:fldCharType="end"/>
        </w:r>
      </w:ins>
    </w:p>
    <w:p w14:paraId="74F0E999" w14:textId="77777777" w:rsidR="00CB739F" w:rsidRDefault="00CB739F">
      <w:pPr>
        <w:pStyle w:val="TOC1"/>
        <w:rPr>
          <w:ins w:id="39" w:author="Ian Wehmeyer" w:date="2013-08-27T13:30:00Z"/>
          <w:rFonts w:asciiTheme="minorHAnsi" w:eastAsiaTheme="minorEastAsia" w:hAnsiTheme="minorHAnsi" w:cstheme="minorBidi"/>
          <w:noProof/>
          <w:sz w:val="24"/>
          <w:szCs w:val="24"/>
          <w:lang w:eastAsia="ja-JP"/>
        </w:rPr>
      </w:pPr>
      <w:ins w:id="40" w:author="Ian Wehmeyer" w:date="2013-08-27T13:30:00Z">
        <w:r>
          <w:rPr>
            <w:noProof/>
          </w:rPr>
          <w:t>4 xQA Data store</w:t>
        </w:r>
        <w:r>
          <w:rPr>
            <w:noProof/>
          </w:rPr>
          <w:tab/>
        </w:r>
        <w:r>
          <w:rPr>
            <w:noProof/>
          </w:rPr>
          <w:fldChar w:fldCharType="begin"/>
        </w:r>
        <w:r>
          <w:rPr>
            <w:noProof/>
          </w:rPr>
          <w:instrText xml:space="preserve"> PAGEREF _Toc239229546 \h </w:instrText>
        </w:r>
        <w:r>
          <w:rPr>
            <w:noProof/>
          </w:rPr>
        </w:r>
      </w:ins>
      <w:r>
        <w:rPr>
          <w:noProof/>
        </w:rPr>
        <w:fldChar w:fldCharType="separate"/>
      </w:r>
      <w:ins w:id="41" w:author="Ian Wehmeyer" w:date="2013-08-27T13:30:00Z">
        <w:r>
          <w:rPr>
            <w:noProof/>
          </w:rPr>
          <w:t>14</w:t>
        </w:r>
        <w:r>
          <w:rPr>
            <w:noProof/>
          </w:rPr>
          <w:fldChar w:fldCharType="end"/>
        </w:r>
      </w:ins>
    </w:p>
    <w:p w14:paraId="593E8A3E" w14:textId="77777777" w:rsidR="00CB739F" w:rsidRDefault="00CB739F">
      <w:pPr>
        <w:pStyle w:val="TOC2"/>
        <w:tabs>
          <w:tab w:val="right" w:leader="dot" w:pos="9350"/>
        </w:tabs>
        <w:rPr>
          <w:ins w:id="42" w:author="Ian Wehmeyer" w:date="2013-08-27T13:30:00Z"/>
          <w:rFonts w:asciiTheme="minorHAnsi" w:eastAsiaTheme="minorEastAsia" w:hAnsiTheme="minorHAnsi" w:cstheme="minorBidi"/>
          <w:noProof/>
          <w:sz w:val="24"/>
          <w:szCs w:val="24"/>
          <w:lang w:eastAsia="ja-JP"/>
        </w:rPr>
      </w:pPr>
      <w:ins w:id="43" w:author="Ian Wehmeyer" w:date="2013-08-27T13:30:00Z">
        <w:r>
          <w:rPr>
            <w:noProof/>
          </w:rPr>
          <w:t>4.1 Data Store Architecture</w:t>
        </w:r>
        <w:r>
          <w:rPr>
            <w:noProof/>
          </w:rPr>
          <w:tab/>
        </w:r>
        <w:r>
          <w:rPr>
            <w:noProof/>
          </w:rPr>
          <w:fldChar w:fldCharType="begin"/>
        </w:r>
        <w:r>
          <w:rPr>
            <w:noProof/>
          </w:rPr>
          <w:instrText xml:space="preserve"> PAGEREF _Toc239229547 \h </w:instrText>
        </w:r>
        <w:r>
          <w:rPr>
            <w:noProof/>
          </w:rPr>
        </w:r>
      </w:ins>
      <w:r>
        <w:rPr>
          <w:noProof/>
        </w:rPr>
        <w:fldChar w:fldCharType="separate"/>
      </w:r>
      <w:ins w:id="44" w:author="Ian Wehmeyer" w:date="2013-08-27T13:30:00Z">
        <w:r>
          <w:rPr>
            <w:noProof/>
          </w:rPr>
          <w:t>16</w:t>
        </w:r>
        <w:r>
          <w:rPr>
            <w:noProof/>
          </w:rPr>
          <w:fldChar w:fldCharType="end"/>
        </w:r>
      </w:ins>
    </w:p>
    <w:p w14:paraId="4F4A4982" w14:textId="77777777" w:rsidR="00CB739F" w:rsidRDefault="00CB739F">
      <w:pPr>
        <w:pStyle w:val="TOC1"/>
        <w:rPr>
          <w:ins w:id="45" w:author="Ian Wehmeyer" w:date="2013-08-27T13:30:00Z"/>
          <w:rFonts w:asciiTheme="minorHAnsi" w:eastAsiaTheme="minorEastAsia" w:hAnsiTheme="minorHAnsi" w:cstheme="minorBidi"/>
          <w:noProof/>
          <w:sz w:val="24"/>
          <w:szCs w:val="24"/>
          <w:lang w:eastAsia="ja-JP"/>
        </w:rPr>
      </w:pPr>
      <w:ins w:id="46" w:author="Ian Wehmeyer" w:date="2013-08-27T13:30:00Z">
        <w:r>
          <w:rPr>
            <w:noProof/>
          </w:rPr>
          <w:t>5 xVR</w:t>
        </w:r>
        <w:r>
          <w:rPr>
            <w:noProof/>
          </w:rPr>
          <w:tab/>
        </w:r>
        <w:r>
          <w:rPr>
            <w:noProof/>
          </w:rPr>
          <w:fldChar w:fldCharType="begin"/>
        </w:r>
        <w:r>
          <w:rPr>
            <w:noProof/>
          </w:rPr>
          <w:instrText xml:space="preserve"> PAGEREF _Toc239229548 \h </w:instrText>
        </w:r>
        <w:r>
          <w:rPr>
            <w:noProof/>
          </w:rPr>
        </w:r>
      </w:ins>
      <w:r>
        <w:rPr>
          <w:noProof/>
        </w:rPr>
        <w:fldChar w:fldCharType="separate"/>
      </w:r>
      <w:ins w:id="47" w:author="Ian Wehmeyer" w:date="2013-08-27T13:30:00Z">
        <w:r>
          <w:rPr>
            <w:noProof/>
          </w:rPr>
          <w:t>17</w:t>
        </w:r>
        <w:r>
          <w:rPr>
            <w:noProof/>
          </w:rPr>
          <w:fldChar w:fldCharType="end"/>
        </w:r>
      </w:ins>
    </w:p>
    <w:p w14:paraId="2258FE7D" w14:textId="77777777" w:rsidR="00DA2EA1" w:rsidDel="001B5CDA" w:rsidRDefault="00DA2EA1">
      <w:pPr>
        <w:pStyle w:val="TOC1"/>
        <w:rPr>
          <w:del w:id="48" w:author="Ian Wehmeyer" w:date="2013-08-14T09:55:00Z"/>
          <w:rFonts w:asciiTheme="minorHAnsi" w:eastAsiaTheme="minorEastAsia" w:hAnsiTheme="minorHAnsi" w:cstheme="minorBidi"/>
          <w:noProof/>
          <w:sz w:val="22"/>
        </w:rPr>
      </w:pPr>
      <w:del w:id="49" w:author="Ian Wehmeyer" w:date="2013-08-14T09:55:00Z">
        <w:r w:rsidRPr="001B5CDA" w:rsidDel="001B5CDA">
          <w:rPr>
            <w:noProof/>
            <w:rPrChange w:id="50" w:author="Ian Wehmeyer" w:date="2013-08-14T09:55:00Z">
              <w:rPr>
                <w:rStyle w:val="Hyperlink"/>
                <w:noProof/>
              </w:rPr>
            </w:rPrChange>
          </w:rPr>
          <w:delText>1 Introduction</w:delText>
        </w:r>
        <w:r w:rsidDel="001B5CDA">
          <w:rPr>
            <w:noProof/>
            <w:webHidden/>
          </w:rPr>
          <w:tab/>
        </w:r>
        <w:r w:rsidR="001D771A" w:rsidDel="001B5CDA">
          <w:rPr>
            <w:noProof/>
            <w:webHidden/>
          </w:rPr>
          <w:delText>4</w:delText>
        </w:r>
      </w:del>
    </w:p>
    <w:p w14:paraId="4B27CA51" w14:textId="77777777" w:rsidR="00DA2EA1" w:rsidDel="001B5CDA" w:rsidRDefault="00DA2EA1">
      <w:pPr>
        <w:pStyle w:val="TOC2"/>
        <w:tabs>
          <w:tab w:val="right" w:leader="dot" w:pos="9350"/>
        </w:tabs>
        <w:rPr>
          <w:del w:id="51" w:author="Ian Wehmeyer" w:date="2013-08-14T09:55:00Z"/>
          <w:rFonts w:asciiTheme="minorHAnsi" w:eastAsiaTheme="minorEastAsia" w:hAnsiTheme="minorHAnsi" w:cstheme="minorBidi"/>
          <w:noProof/>
          <w:sz w:val="22"/>
        </w:rPr>
      </w:pPr>
      <w:del w:id="52" w:author="Ian Wehmeyer" w:date="2013-08-14T09:55:00Z">
        <w:r w:rsidRPr="001B5CDA" w:rsidDel="001B5CDA">
          <w:rPr>
            <w:noProof/>
            <w:rPrChange w:id="53" w:author="Ian Wehmeyer" w:date="2013-08-14T09:55:00Z">
              <w:rPr>
                <w:rStyle w:val="Hyperlink"/>
                <w:noProof/>
              </w:rPr>
            </w:rPrChange>
          </w:rPr>
          <w:delText>1.1 Purpose</w:delText>
        </w:r>
        <w:r w:rsidDel="001B5CDA">
          <w:rPr>
            <w:noProof/>
            <w:webHidden/>
          </w:rPr>
          <w:tab/>
        </w:r>
        <w:r w:rsidR="001D771A" w:rsidDel="001B5CDA">
          <w:rPr>
            <w:noProof/>
            <w:webHidden/>
          </w:rPr>
          <w:delText>4</w:delText>
        </w:r>
      </w:del>
    </w:p>
    <w:p w14:paraId="50895526" w14:textId="77777777" w:rsidR="00DA2EA1" w:rsidDel="001B5CDA" w:rsidRDefault="00DA2EA1">
      <w:pPr>
        <w:pStyle w:val="TOC2"/>
        <w:tabs>
          <w:tab w:val="right" w:leader="dot" w:pos="9350"/>
        </w:tabs>
        <w:rPr>
          <w:del w:id="54" w:author="Ian Wehmeyer" w:date="2013-08-14T09:55:00Z"/>
          <w:rFonts w:asciiTheme="minorHAnsi" w:eastAsiaTheme="minorEastAsia" w:hAnsiTheme="minorHAnsi" w:cstheme="minorBidi"/>
          <w:noProof/>
          <w:sz w:val="22"/>
        </w:rPr>
      </w:pPr>
      <w:del w:id="55" w:author="Ian Wehmeyer" w:date="2013-08-14T09:55:00Z">
        <w:r w:rsidRPr="001B5CDA" w:rsidDel="001B5CDA">
          <w:rPr>
            <w:noProof/>
            <w:rPrChange w:id="56" w:author="Ian Wehmeyer" w:date="2013-08-14T09:55:00Z">
              <w:rPr>
                <w:rStyle w:val="Hyperlink"/>
                <w:noProof/>
              </w:rPr>
            </w:rPrChange>
          </w:rPr>
          <w:delText>1.2 Definitions</w:delText>
        </w:r>
        <w:r w:rsidDel="001B5CDA">
          <w:rPr>
            <w:noProof/>
            <w:webHidden/>
          </w:rPr>
          <w:tab/>
        </w:r>
        <w:r w:rsidR="001D771A" w:rsidDel="001B5CDA">
          <w:rPr>
            <w:noProof/>
            <w:webHidden/>
          </w:rPr>
          <w:delText>4</w:delText>
        </w:r>
      </w:del>
    </w:p>
    <w:p w14:paraId="3F9476D6" w14:textId="77777777" w:rsidR="00DA2EA1" w:rsidDel="001B5CDA" w:rsidRDefault="00DA2EA1">
      <w:pPr>
        <w:pStyle w:val="TOC1"/>
        <w:rPr>
          <w:del w:id="57" w:author="Ian Wehmeyer" w:date="2013-08-14T09:55:00Z"/>
          <w:rFonts w:asciiTheme="minorHAnsi" w:eastAsiaTheme="minorEastAsia" w:hAnsiTheme="minorHAnsi" w:cstheme="minorBidi"/>
          <w:noProof/>
          <w:sz w:val="22"/>
        </w:rPr>
      </w:pPr>
      <w:del w:id="58" w:author="Ian Wehmeyer" w:date="2013-08-14T09:55:00Z">
        <w:r w:rsidRPr="001B5CDA" w:rsidDel="001B5CDA">
          <w:rPr>
            <w:noProof/>
            <w:rPrChange w:id="59" w:author="Ian Wehmeyer" w:date="2013-08-14T09:55:00Z">
              <w:rPr>
                <w:rStyle w:val="Hyperlink"/>
                <w:noProof/>
              </w:rPr>
            </w:rPrChange>
          </w:rPr>
          <w:delText>2 xi User Interface</w:delText>
        </w:r>
        <w:r w:rsidDel="001B5CDA">
          <w:rPr>
            <w:noProof/>
            <w:webHidden/>
          </w:rPr>
          <w:tab/>
        </w:r>
        <w:r w:rsidR="001D771A" w:rsidDel="001B5CDA">
          <w:rPr>
            <w:noProof/>
            <w:webHidden/>
          </w:rPr>
          <w:delText>5</w:delText>
        </w:r>
      </w:del>
    </w:p>
    <w:p w14:paraId="3D9FB607" w14:textId="77777777" w:rsidR="00DA2EA1" w:rsidDel="001B5CDA" w:rsidRDefault="00DA2EA1">
      <w:pPr>
        <w:pStyle w:val="TOC1"/>
        <w:rPr>
          <w:del w:id="60" w:author="Ian Wehmeyer" w:date="2013-08-14T09:55:00Z"/>
          <w:rFonts w:asciiTheme="minorHAnsi" w:eastAsiaTheme="minorEastAsia" w:hAnsiTheme="minorHAnsi" w:cstheme="minorBidi"/>
          <w:noProof/>
          <w:sz w:val="22"/>
        </w:rPr>
      </w:pPr>
      <w:del w:id="61" w:author="Ian Wehmeyer" w:date="2013-08-14T09:55:00Z">
        <w:r w:rsidRPr="001B5CDA" w:rsidDel="001B5CDA">
          <w:rPr>
            <w:noProof/>
            <w:rPrChange w:id="62" w:author="Ian Wehmeyer" w:date="2013-08-14T09:55:00Z">
              <w:rPr>
                <w:rStyle w:val="Hyperlink"/>
                <w:noProof/>
              </w:rPr>
            </w:rPrChange>
          </w:rPr>
          <w:delText>3 xi Web Service Interfaces</w:delText>
        </w:r>
        <w:r w:rsidDel="001B5CDA">
          <w:rPr>
            <w:noProof/>
            <w:webHidden/>
          </w:rPr>
          <w:tab/>
        </w:r>
      </w:del>
      <w:del w:id="63" w:author="Ian Wehmeyer" w:date="2013-08-01T13:40:00Z">
        <w:r w:rsidDel="009D0AF8">
          <w:rPr>
            <w:noProof/>
            <w:webHidden/>
          </w:rPr>
          <w:delText>5</w:delText>
        </w:r>
      </w:del>
    </w:p>
    <w:p w14:paraId="3316EC8E" w14:textId="77777777" w:rsidR="00DA2EA1" w:rsidDel="001B5CDA" w:rsidRDefault="00DA2EA1">
      <w:pPr>
        <w:pStyle w:val="TOC2"/>
        <w:tabs>
          <w:tab w:val="right" w:leader="dot" w:pos="9350"/>
        </w:tabs>
        <w:rPr>
          <w:del w:id="64" w:author="Ian Wehmeyer" w:date="2013-08-14T09:55:00Z"/>
          <w:rFonts w:asciiTheme="minorHAnsi" w:eastAsiaTheme="minorEastAsia" w:hAnsiTheme="minorHAnsi" w:cstheme="minorBidi"/>
          <w:noProof/>
          <w:sz w:val="22"/>
        </w:rPr>
      </w:pPr>
      <w:del w:id="65" w:author="Ian Wehmeyer" w:date="2013-08-14T09:55:00Z">
        <w:r w:rsidRPr="001B5CDA" w:rsidDel="001B5CDA">
          <w:rPr>
            <w:noProof/>
            <w:rPrChange w:id="66" w:author="Ian Wehmeyer" w:date="2013-08-14T09:55:00Z">
              <w:rPr>
                <w:rStyle w:val="Hyperlink"/>
                <w:noProof/>
              </w:rPr>
            </w:rPrChange>
          </w:rPr>
          <w:delText>3.1 Executive Summary</w:delText>
        </w:r>
        <w:r w:rsidDel="001B5CDA">
          <w:rPr>
            <w:noProof/>
            <w:webHidden/>
          </w:rPr>
          <w:tab/>
        </w:r>
      </w:del>
      <w:del w:id="67" w:author="Ian Wehmeyer" w:date="2013-08-01T13:40:00Z">
        <w:r w:rsidDel="009D0AF8">
          <w:rPr>
            <w:noProof/>
            <w:webHidden/>
          </w:rPr>
          <w:delText>5</w:delText>
        </w:r>
      </w:del>
    </w:p>
    <w:p w14:paraId="117DDE67" w14:textId="77777777" w:rsidR="00DA2EA1" w:rsidDel="001B5CDA" w:rsidRDefault="00DA2EA1">
      <w:pPr>
        <w:pStyle w:val="TOC2"/>
        <w:tabs>
          <w:tab w:val="right" w:leader="dot" w:pos="9350"/>
        </w:tabs>
        <w:rPr>
          <w:del w:id="68" w:author="Ian Wehmeyer" w:date="2013-08-14T09:55:00Z"/>
          <w:rFonts w:asciiTheme="minorHAnsi" w:eastAsiaTheme="minorEastAsia" w:hAnsiTheme="minorHAnsi" w:cstheme="minorBidi"/>
          <w:noProof/>
          <w:sz w:val="22"/>
        </w:rPr>
      </w:pPr>
      <w:del w:id="69" w:author="Ian Wehmeyer" w:date="2013-08-14T09:55:00Z">
        <w:r w:rsidRPr="001B5CDA" w:rsidDel="001B5CDA">
          <w:rPr>
            <w:noProof/>
            <w:rPrChange w:id="70" w:author="Ian Wehmeyer" w:date="2013-08-14T09:55:00Z">
              <w:rPr>
                <w:rStyle w:val="Hyperlink"/>
                <w:noProof/>
              </w:rPr>
            </w:rPrChange>
          </w:rPr>
          <w:delText>3.2 Entitlements</w:delText>
        </w:r>
        <w:r w:rsidDel="001B5CDA">
          <w:rPr>
            <w:noProof/>
            <w:webHidden/>
          </w:rPr>
          <w:tab/>
        </w:r>
      </w:del>
      <w:del w:id="71" w:author="Ian Wehmeyer" w:date="2013-08-01T13:40:00Z">
        <w:r w:rsidDel="009D0AF8">
          <w:rPr>
            <w:noProof/>
            <w:webHidden/>
          </w:rPr>
          <w:delText>5</w:delText>
        </w:r>
      </w:del>
    </w:p>
    <w:p w14:paraId="24C9CE97" w14:textId="77777777" w:rsidR="00DA2EA1" w:rsidDel="001B5CDA" w:rsidRDefault="00DA2EA1">
      <w:pPr>
        <w:pStyle w:val="TOC2"/>
        <w:tabs>
          <w:tab w:val="right" w:leader="dot" w:pos="9350"/>
        </w:tabs>
        <w:rPr>
          <w:del w:id="72" w:author="Ian Wehmeyer" w:date="2013-08-14T09:55:00Z"/>
          <w:rFonts w:asciiTheme="minorHAnsi" w:eastAsiaTheme="minorEastAsia" w:hAnsiTheme="minorHAnsi" w:cstheme="minorBidi"/>
          <w:noProof/>
          <w:sz w:val="22"/>
        </w:rPr>
      </w:pPr>
      <w:del w:id="73" w:author="Ian Wehmeyer" w:date="2013-08-14T09:55:00Z">
        <w:r w:rsidRPr="001B5CDA" w:rsidDel="001B5CDA">
          <w:rPr>
            <w:noProof/>
            <w:rPrChange w:id="74" w:author="Ian Wehmeyer" w:date="2013-08-14T09:55:00Z">
              <w:rPr>
                <w:rStyle w:val="Hyperlink"/>
                <w:noProof/>
              </w:rPr>
            </w:rPrChange>
          </w:rPr>
          <w:delText>3.3 Blue lanes</w:delText>
        </w:r>
        <w:r w:rsidDel="001B5CDA">
          <w:rPr>
            <w:noProof/>
            <w:webHidden/>
          </w:rPr>
          <w:tab/>
        </w:r>
      </w:del>
      <w:del w:id="75" w:author="Ian Wehmeyer" w:date="2013-08-01T13:40:00Z">
        <w:r w:rsidDel="009D0AF8">
          <w:rPr>
            <w:noProof/>
            <w:webHidden/>
          </w:rPr>
          <w:delText>6</w:delText>
        </w:r>
      </w:del>
    </w:p>
    <w:p w14:paraId="6D074108" w14:textId="77777777" w:rsidR="00DA2EA1" w:rsidDel="001B5CDA" w:rsidRDefault="00DA2EA1">
      <w:pPr>
        <w:pStyle w:val="TOC2"/>
        <w:tabs>
          <w:tab w:val="right" w:leader="dot" w:pos="9350"/>
        </w:tabs>
        <w:rPr>
          <w:del w:id="76" w:author="Ian Wehmeyer" w:date="2013-08-14T09:55:00Z"/>
          <w:rFonts w:asciiTheme="minorHAnsi" w:eastAsiaTheme="minorEastAsia" w:hAnsiTheme="minorHAnsi" w:cstheme="minorBidi"/>
          <w:noProof/>
          <w:sz w:val="22"/>
        </w:rPr>
      </w:pPr>
      <w:del w:id="77" w:author="Ian Wehmeyer" w:date="2013-08-14T09:55:00Z">
        <w:r w:rsidRPr="001B5CDA" w:rsidDel="001B5CDA">
          <w:rPr>
            <w:noProof/>
            <w:rPrChange w:id="78" w:author="Ian Wehmeyer" w:date="2013-08-14T09:55:00Z">
              <w:rPr>
                <w:rStyle w:val="Hyperlink"/>
                <w:noProof/>
              </w:rPr>
            </w:rPrChange>
          </w:rPr>
          <w:delText>3.4 Guests</w:delText>
        </w:r>
        <w:r w:rsidDel="001B5CDA">
          <w:rPr>
            <w:noProof/>
            <w:webHidden/>
          </w:rPr>
          <w:tab/>
        </w:r>
      </w:del>
      <w:del w:id="79" w:author="Ian Wehmeyer" w:date="2013-08-01T13:40:00Z">
        <w:r w:rsidDel="009D0AF8">
          <w:rPr>
            <w:noProof/>
            <w:webHidden/>
          </w:rPr>
          <w:delText>6</w:delText>
        </w:r>
      </w:del>
    </w:p>
    <w:p w14:paraId="4A56C95D" w14:textId="77777777" w:rsidR="00DA2EA1" w:rsidDel="001B5CDA" w:rsidRDefault="00DA2EA1">
      <w:pPr>
        <w:pStyle w:val="TOC2"/>
        <w:tabs>
          <w:tab w:val="right" w:leader="dot" w:pos="9350"/>
        </w:tabs>
        <w:rPr>
          <w:del w:id="80" w:author="Ian Wehmeyer" w:date="2013-08-14T09:55:00Z"/>
          <w:rFonts w:asciiTheme="minorHAnsi" w:eastAsiaTheme="minorEastAsia" w:hAnsiTheme="minorHAnsi" w:cstheme="minorBidi"/>
          <w:noProof/>
          <w:sz w:val="22"/>
        </w:rPr>
      </w:pPr>
      <w:del w:id="81" w:author="Ian Wehmeyer" w:date="2013-08-14T09:55:00Z">
        <w:r w:rsidRPr="001B5CDA" w:rsidDel="001B5CDA">
          <w:rPr>
            <w:noProof/>
            <w:rPrChange w:id="82" w:author="Ian Wehmeyer" w:date="2013-08-14T09:55:00Z">
              <w:rPr>
                <w:rStyle w:val="Hyperlink"/>
                <w:noProof/>
              </w:rPr>
            </w:rPrChange>
          </w:rPr>
          <w:delText>3.5 Daily Recruiting Report</w:delText>
        </w:r>
        <w:r w:rsidDel="001B5CDA">
          <w:rPr>
            <w:noProof/>
            <w:webHidden/>
          </w:rPr>
          <w:tab/>
        </w:r>
      </w:del>
      <w:del w:id="83" w:author="Ian Wehmeyer" w:date="2013-08-01T13:40:00Z">
        <w:r w:rsidDel="009D0AF8">
          <w:rPr>
            <w:noProof/>
            <w:webHidden/>
          </w:rPr>
          <w:delText>6</w:delText>
        </w:r>
      </w:del>
    </w:p>
    <w:p w14:paraId="7E77DF8E" w14:textId="77777777" w:rsidR="00DA2EA1" w:rsidDel="001B5CDA" w:rsidRDefault="00DA2EA1">
      <w:pPr>
        <w:pStyle w:val="TOC1"/>
        <w:rPr>
          <w:del w:id="84" w:author="Ian Wehmeyer" w:date="2013-08-14T09:55:00Z"/>
          <w:rFonts w:asciiTheme="minorHAnsi" w:eastAsiaTheme="minorEastAsia" w:hAnsiTheme="minorHAnsi" w:cstheme="minorBidi"/>
          <w:noProof/>
          <w:sz w:val="22"/>
        </w:rPr>
      </w:pPr>
      <w:del w:id="85" w:author="Ian Wehmeyer" w:date="2013-08-14T09:55:00Z">
        <w:r w:rsidRPr="001B5CDA" w:rsidDel="001B5CDA">
          <w:rPr>
            <w:noProof/>
            <w:rPrChange w:id="86" w:author="Ian Wehmeyer" w:date="2013-08-14T09:55:00Z">
              <w:rPr>
                <w:rStyle w:val="Hyperlink"/>
                <w:noProof/>
              </w:rPr>
            </w:rPrChange>
          </w:rPr>
          <w:delText>4 xi Data store</w:delText>
        </w:r>
        <w:r w:rsidDel="001B5CDA">
          <w:rPr>
            <w:noProof/>
            <w:webHidden/>
          </w:rPr>
          <w:tab/>
        </w:r>
      </w:del>
      <w:del w:id="87" w:author="Ian Wehmeyer" w:date="2013-08-01T13:40:00Z">
        <w:r w:rsidDel="009D0AF8">
          <w:rPr>
            <w:noProof/>
            <w:webHidden/>
          </w:rPr>
          <w:delText>6</w:delText>
        </w:r>
      </w:del>
    </w:p>
    <w:p w14:paraId="7C50BBBC" w14:textId="77777777" w:rsidR="00984F0E" w:rsidRDefault="003C7C80" w:rsidP="00044632">
      <w:r>
        <w:fldChar w:fldCharType="end"/>
      </w:r>
    </w:p>
    <w:p w14:paraId="7C50BBBD" w14:textId="77777777" w:rsidR="00984F0E" w:rsidRDefault="00984F0E">
      <w:pPr>
        <w:spacing w:after="0" w:line="240" w:lineRule="auto"/>
      </w:pPr>
      <w:r>
        <w:br w:type="page"/>
      </w:r>
      <w:bookmarkStart w:id="88" w:name="_GoBack"/>
      <w:bookmarkEnd w:id="88"/>
    </w:p>
    <w:p w14:paraId="7C50BBBE" w14:textId="77777777" w:rsidR="00496A96" w:rsidRPr="00187A6B" w:rsidRDefault="00496A96" w:rsidP="00044632"/>
    <w:p w14:paraId="7C50BBBF" w14:textId="72030ECD" w:rsidR="003860E4" w:rsidRDefault="000A74D3" w:rsidP="00496A96">
      <w:pPr>
        <w:pStyle w:val="Heading1"/>
      </w:pPr>
      <w:bookmarkStart w:id="89" w:name="_Toc239229536"/>
      <w:proofErr w:type="spellStart"/>
      <w:proofErr w:type="gramStart"/>
      <w:ins w:id="90" w:author="Ian Wehmeyer" w:date="2013-08-14T10:04:00Z">
        <w:r>
          <w:t>xQA</w:t>
        </w:r>
        <w:proofErr w:type="spellEnd"/>
        <w:proofErr w:type="gramEnd"/>
        <w:r>
          <w:t xml:space="preserve"> </w:t>
        </w:r>
      </w:ins>
      <w:r w:rsidR="002837F4">
        <w:t>Introduction</w:t>
      </w:r>
      <w:bookmarkEnd w:id="89"/>
    </w:p>
    <w:p w14:paraId="7C50BBC0" w14:textId="5E65C406" w:rsidR="00C12077" w:rsidRDefault="00C12077" w:rsidP="00C12077">
      <w:pPr>
        <w:rPr>
          <w:ins w:id="91" w:author="Ian Wehmeyer" w:date="2013-08-14T10:03:00Z"/>
        </w:rPr>
      </w:pPr>
      <w:r>
        <w:t xml:space="preserve">Please note that throughout this document page names are highlighted in </w:t>
      </w:r>
      <w:r w:rsidRPr="00C12077">
        <w:rPr>
          <w:b/>
        </w:rPr>
        <w:t>bold</w:t>
      </w:r>
      <w:r>
        <w:t xml:space="preserve"> while page element names are in </w:t>
      </w:r>
      <w:r w:rsidRPr="00C12077">
        <w:rPr>
          <w:i/>
        </w:rPr>
        <w:t>italic</w:t>
      </w:r>
      <w:r>
        <w:t>.</w:t>
      </w:r>
      <w:ins w:id="92" w:author="Ian Wehmeyer" w:date="2013-08-07T12:28:00Z">
        <w:r w:rsidR="004625EE">
          <w:t xml:space="preserve"> </w:t>
        </w:r>
      </w:ins>
    </w:p>
    <w:p w14:paraId="6821C1A5" w14:textId="5545CE2A" w:rsidR="000A74D3" w:rsidRDefault="000A74D3" w:rsidP="000A74D3">
      <w:pPr>
        <w:pStyle w:val="Heading2"/>
        <w:rPr>
          <w:ins w:id="93" w:author="Ian Wehmeyer" w:date="2013-08-14T10:03:00Z"/>
        </w:rPr>
      </w:pPr>
      <w:bookmarkStart w:id="94" w:name="_Toc239229537"/>
      <w:ins w:id="95" w:author="Ian Wehmeyer" w:date="2013-08-14T10:03:00Z">
        <w:r>
          <w:t>History</w:t>
        </w:r>
        <w:bookmarkEnd w:id="94"/>
      </w:ins>
    </w:p>
    <w:p w14:paraId="225295B4" w14:textId="20867F0C" w:rsidR="000A74D3" w:rsidRPr="000A74D3" w:rsidRDefault="000A74D3">
      <w:pPr>
        <w:pStyle w:val="H2Body"/>
        <w:rPr>
          <w:ins w:id="96" w:author="Ian Wehmeyer" w:date="2013-08-14T10:03:00Z"/>
        </w:rPr>
        <w:pPrChange w:id="97" w:author="Ian Wehmeyer" w:date="2013-08-14T10:03:00Z">
          <w:pPr>
            <w:pStyle w:val="Heading2"/>
          </w:pPr>
        </w:pPrChange>
      </w:pPr>
      <w:ins w:id="98" w:author="Ian Wehmeyer" w:date="2013-08-14T10:04:00Z">
        <w:r>
          <w:t xml:space="preserve">In November of 2011 Disney and </w:t>
        </w:r>
        <w:proofErr w:type="spellStart"/>
        <w:r>
          <w:t>xConnect</w:t>
        </w:r>
        <w:proofErr w:type="spellEnd"/>
        <w:r>
          <w:t xml:space="preserve"> West began </w:t>
        </w:r>
      </w:ins>
      <w:ins w:id="99" w:author="Ian Wehmeyer" w:date="2013-08-14T10:06:00Z">
        <w:r>
          <w:t>discussing</w:t>
        </w:r>
      </w:ins>
      <w:ins w:id="100" w:author="Ian Wehmeyer" w:date="2013-08-14T10:04:00Z">
        <w:r>
          <w:t xml:space="preserve"> </w:t>
        </w:r>
      </w:ins>
      <w:ins w:id="101" w:author="Ian Wehmeyer" w:date="2013-08-14T10:06:00Z">
        <w:r w:rsidR="00640F8C">
          <w:t>a real t</w:t>
        </w:r>
        <w:r>
          <w:t xml:space="preserve">ime tool that would support the upcoming </w:t>
        </w:r>
        <w:proofErr w:type="spellStart"/>
        <w:r>
          <w:t>FastPass</w:t>
        </w:r>
        <w:proofErr w:type="spellEnd"/>
        <w:r>
          <w:t xml:space="preserve">+ Tests.  </w:t>
        </w:r>
      </w:ins>
      <w:ins w:id="102" w:author="Ian Wehmeyer" w:date="2013-08-14T10:08:00Z">
        <w:r>
          <w:t xml:space="preserve">The </w:t>
        </w:r>
      </w:ins>
      <w:ins w:id="103" w:author="Ian Wehmeyer" w:date="2013-08-14T10:12:00Z">
        <w:r w:rsidR="00640F8C">
          <w:t xml:space="preserve">initial </w:t>
        </w:r>
      </w:ins>
      <w:ins w:id="104" w:author="Ian Wehmeyer" w:date="2013-08-14T10:08:00Z">
        <w:r>
          <w:t>goal of this tool was to track redemp</w:t>
        </w:r>
        <w:r w:rsidR="008F47A2">
          <w:t>tion percent</w:t>
        </w:r>
        <w:r w:rsidR="00640F8C">
          <w:t>, blue lane counts,</w:t>
        </w:r>
      </w:ins>
      <w:ins w:id="105" w:author="Ian Wehmeyer" w:date="2013-08-14T10:11:00Z">
        <w:r w:rsidR="00640F8C">
          <w:t xml:space="preserve"> currently in queue counts, and </w:t>
        </w:r>
      </w:ins>
      <w:ins w:id="106" w:author="Ian Wehmeyer" w:date="2013-08-14T10:12:00Z">
        <w:r w:rsidR="00640F8C">
          <w:t xml:space="preserve">a </w:t>
        </w:r>
      </w:ins>
      <w:ins w:id="107" w:author="Ian Wehmeyer" w:date="2013-08-14T10:11:00Z">
        <w:r w:rsidR="00640F8C">
          <w:t xml:space="preserve">Guest list.  </w:t>
        </w:r>
      </w:ins>
      <w:ins w:id="108" w:author="Ian Wehmeyer" w:date="2013-08-14T10:17:00Z">
        <w:r w:rsidR="008F47A2">
          <w:t>The secondary g</w:t>
        </w:r>
        <w:r w:rsidR="00640F8C">
          <w:t xml:space="preserve">oal was to use our real time capabilities to test the </w:t>
        </w:r>
        <w:proofErr w:type="spellStart"/>
        <w:r w:rsidR="00640F8C">
          <w:t>FastPass</w:t>
        </w:r>
        <w:proofErr w:type="spellEnd"/>
        <w:r w:rsidR="00640F8C">
          <w:t xml:space="preserve">+ system to ensure that readers were functioning as desired.  </w:t>
        </w:r>
      </w:ins>
      <w:ins w:id="109" w:author="Ian Wehmeyer" w:date="2013-08-14T10:14:00Z">
        <w:r w:rsidR="00640F8C">
          <w:t xml:space="preserve">Our vision has grown and now includes park entry, wait times, pre-arrival, </w:t>
        </w:r>
      </w:ins>
      <w:ins w:id="110" w:author="Ian Wehmeyer" w:date="2013-08-14T10:15:00Z">
        <w:r w:rsidR="00640F8C">
          <w:t>recruitment</w:t>
        </w:r>
      </w:ins>
      <w:ins w:id="111" w:author="Ian Wehmeyer" w:date="2013-08-14T10:14:00Z">
        <w:r w:rsidR="00640F8C">
          <w:t xml:space="preserve">, </w:t>
        </w:r>
      </w:ins>
      <w:ins w:id="112" w:author="Ian Wehmeyer" w:date="2013-08-14T10:16:00Z">
        <w:r w:rsidR="00640F8C">
          <w:t xml:space="preserve">ping map health monitor, blue lane reason codes, and </w:t>
        </w:r>
        <w:proofErr w:type="spellStart"/>
        <w:r w:rsidR="00640F8C">
          <w:t>xVR</w:t>
        </w:r>
        <w:proofErr w:type="spellEnd"/>
        <w:r w:rsidR="00640F8C">
          <w:t xml:space="preserve">.  </w:t>
        </w:r>
      </w:ins>
      <w:ins w:id="113" w:author="Ian Wehmeyer" w:date="2013-08-14T10:11:00Z">
        <w:r w:rsidR="00640F8C">
          <w:t xml:space="preserve">We have supported Tests from December </w:t>
        </w:r>
      </w:ins>
      <w:ins w:id="114" w:author="Ian Wehmeyer" w:date="2013-08-14T10:13:00Z">
        <w:r w:rsidR="00640F8C">
          <w:t xml:space="preserve">2011 to the current Guest Test 2 in August 2013.  These include: FPT1, FPT2, FPT3, </w:t>
        </w:r>
      </w:ins>
      <w:ins w:id="115" w:author="Ian Wehmeyer" w:date="2013-08-14T10:17:00Z">
        <w:r w:rsidR="00640F8C">
          <w:t xml:space="preserve">IPT, </w:t>
        </w:r>
      </w:ins>
      <w:ins w:id="116" w:author="Ian Wehmeyer" w:date="2013-08-14T10:13:00Z">
        <w:r w:rsidR="00640F8C">
          <w:t>GT1, GT2.</w:t>
        </w:r>
      </w:ins>
    </w:p>
    <w:p w14:paraId="22D184B9" w14:textId="77777777" w:rsidR="000A74D3" w:rsidRPr="00C12077" w:rsidRDefault="000A74D3" w:rsidP="00C12077"/>
    <w:p w14:paraId="7C50BBC1" w14:textId="77777777" w:rsidR="002837F4" w:rsidRDefault="002837F4" w:rsidP="002837F4">
      <w:pPr>
        <w:pStyle w:val="Heading2"/>
      </w:pPr>
      <w:bookmarkStart w:id="117" w:name="_Toc239229538"/>
      <w:r>
        <w:t>Purpose</w:t>
      </w:r>
      <w:bookmarkEnd w:id="117"/>
    </w:p>
    <w:p w14:paraId="0E63C35B" w14:textId="244A2D50" w:rsidR="002F3C6E" w:rsidRDefault="00D55FA5" w:rsidP="002F3C6E">
      <w:pPr>
        <w:pStyle w:val="BodyA"/>
        <w:ind w:left="360" w:firstLine="0"/>
        <w:rPr>
          <w:ins w:id="118" w:author="Ian Wehmeyer" w:date="2013-08-26T10:01:00Z"/>
        </w:rPr>
      </w:pPr>
      <w:r>
        <w:t>This document describes the archi</w:t>
      </w:r>
      <w:r w:rsidR="00607EDF">
        <w:t xml:space="preserve">tecture and the design of the </w:t>
      </w:r>
      <w:del w:id="119" w:author="Ian Wehmeyer" w:date="2013-08-14T08:53:00Z">
        <w:r w:rsidR="00607EDF" w:rsidDel="00F33E66">
          <w:delText>Real Time</w:delText>
        </w:r>
      </w:del>
      <w:proofErr w:type="spellStart"/>
      <w:ins w:id="120" w:author="Ian Wehmeyer" w:date="2013-08-14T08:53:00Z">
        <w:r w:rsidR="00F33E66">
          <w:t>xQA</w:t>
        </w:r>
      </w:ins>
      <w:proofErr w:type="spellEnd"/>
      <w:ins w:id="121" w:author="Ian Wehmeyer" w:date="2013-08-14T11:00:00Z">
        <w:r w:rsidR="00503111">
          <w:t xml:space="preserve"> (Quantitative Analysis)</w:t>
        </w:r>
      </w:ins>
      <w:r w:rsidR="00607EDF">
        <w:t xml:space="preserve"> Dashboard</w:t>
      </w:r>
      <w:r>
        <w:t xml:space="preserve"> user interface, web ser</w:t>
      </w:r>
      <w:r w:rsidR="00607EDF">
        <w:t xml:space="preserve">vices, </w:t>
      </w:r>
      <w:del w:id="122" w:author="Ian Wehmeyer" w:date="2013-08-23T10:20:00Z">
        <w:r w:rsidR="00607EDF" w:rsidDel="00145713">
          <w:delText xml:space="preserve">and data store of the </w:delText>
        </w:r>
        <w:r w:rsidDel="00145713">
          <w:delText>system</w:delText>
        </w:r>
      </w:del>
      <w:ins w:id="123" w:author="Ian Wehmeyer" w:date="2013-08-23T10:20:00Z">
        <w:r w:rsidR="00145713">
          <w:t xml:space="preserve">data store, and </w:t>
        </w:r>
        <w:proofErr w:type="spellStart"/>
        <w:r w:rsidR="00145713">
          <w:t>xVR</w:t>
        </w:r>
      </w:ins>
      <w:proofErr w:type="spellEnd"/>
      <w:r>
        <w:t xml:space="preserve">. Explicitly, </w:t>
      </w:r>
      <w:r w:rsidR="00607EDF">
        <w:t xml:space="preserve">the dashboards consist of the </w:t>
      </w:r>
      <w:proofErr w:type="spellStart"/>
      <w:r w:rsidR="00607EDF">
        <w:t>x</w:t>
      </w:r>
      <w:ins w:id="124" w:author="Ian Wehmeyer" w:date="2013-08-14T08:53:00Z">
        <w:r w:rsidR="00F33E66">
          <w:t>QA</w:t>
        </w:r>
      </w:ins>
      <w:del w:id="125" w:author="Ian Wehmeyer" w:date="2013-08-14T08:53:00Z">
        <w:r w:rsidR="00607EDF" w:rsidDel="00F33E66">
          <w:delText>i</w:delText>
        </w:r>
      </w:del>
      <w:proofErr w:type="gramStart"/>
      <w:r>
        <w:t>.war</w:t>
      </w:r>
      <w:proofErr w:type="spellEnd"/>
      <w:proofErr w:type="gramEnd"/>
      <w:r>
        <w:t xml:space="preserve"> file deployed in a </w:t>
      </w:r>
      <w:proofErr w:type="spellStart"/>
      <w:r>
        <w:t>TCServer</w:t>
      </w:r>
      <w:proofErr w:type="spellEnd"/>
      <w:r>
        <w:t xml:space="preserve"> instance, and database tables and stored procedures hosted on </w:t>
      </w:r>
      <w:proofErr w:type="spellStart"/>
      <w:r>
        <w:t>SQLServer</w:t>
      </w:r>
      <w:proofErr w:type="spellEnd"/>
      <w:r>
        <w:t>.</w:t>
      </w:r>
      <w:ins w:id="126" w:author="Ian Wehmeyer" w:date="2013-08-23T10:20:00Z">
        <w:r w:rsidR="00145713">
          <w:t xml:space="preserve">  </w:t>
        </w:r>
        <w:proofErr w:type="spellStart"/>
        <w:proofErr w:type="gramStart"/>
        <w:r w:rsidR="00145713">
          <w:t>xVR</w:t>
        </w:r>
        <w:proofErr w:type="spellEnd"/>
        <w:proofErr w:type="gramEnd"/>
        <w:r w:rsidR="00145713">
          <w:t xml:space="preserve"> is a custom application built using Unity</w:t>
        </w:r>
      </w:ins>
      <w:ins w:id="127" w:author="Ian Wehmeyer" w:date="2013-08-23T10:22:00Z">
        <w:r w:rsidR="00592E5A">
          <w:t xml:space="preserve">, a 3D game development software.  The data is driven by database tables and stored procedures hosted on </w:t>
        </w:r>
        <w:proofErr w:type="spellStart"/>
        <w:r w:rsidR="00592E5A">
          <w:t>SQL</w:t>
        </w:r>
      </w:ins>
      <w:ins w:id="128" w:author="Ian Wehmeyer" w:date="2013-08-23T10:23:00Z">
        <w:r w:rsidR="00592E5A">
          <w:t>Server</w:t>
        </w:r>
        <w:proofErr w:type="spellEnd"/>
        <w:r w:rsidR="00592E5A">
          <w:t>.</w:t>
        </w:r>
      </w:ins>
    </w:p>
    <w:p w14:paraId="00482590" w14:textId="77777777" w:rsidR="002F3C6E" w:rsidRDefault="002F3C6E" w:rsidP="002F3C6E">
      <w:pPr>
        <w:pStyle w:val="BodyA"/>
        <w:ind w:left="360" w:firstLine="0"/>
        <w:rPr>
          <w:ins w:id="129" w:author="Ian Wehmeyer" w:date="2013-08-26T10:01:00Z"/>
        </w:rPr>
      </w:pPr>
    </w:p>
    <w:p w14:paraId="261BB82B" w14:textId="77777777" w:rsidR="002F3C6E" w:rsidRDefault="002F3C6E" w:rsidP="002F3C6E">
      <w:pPr>
        <w:pStyle w:val="Heading2"/>
        <w:rPr>
          <w:ins w:id="130" w:author="Ian Wehmeyer" w:date="2013-08-26T10:01:00Z"/>
        </w:rPr>
        <w:pPrChange w:id="131" w:author="Ian Wehmeyer" w:date="2013-08-26T10:02:00Z">
          <w:pPr>
            <w:pStyle w:val="Heading1"/>
          </w:pPr>
        </w:pPrChange>
      </w:pPr>
      <w:bookmarkStart w:id="132" w:name="_Toc239229539"/>
      <w:ins w:id="133" w:author="Ian Wehmeyer" w:date="2013-08-26T10:01:00Z">
        <w:r>
          <w:t>Related Documents</w:t>
        </w:r>
        <w:bookmarkEnd w:id="132"/>
      </w:ins>
    </w:p>
    <w:tbl>
      <w:tblPr>
        <w:tblW w:w="9360" w:type="dxa"/>
        <w:tblInd w:w="-85" w:type="dxa"/>
        <w:shd w:val="clear" w:color="auto" w:fill="FFFFFF"/>
        <w:tblLayout w:type="fixed"/>
        <w:tblLook w:val="0000" w:firstRow="0" w:lastRow="0" w:firstColumn="0" w:lastColumn="0" w:noHBand="0" w:noVBand="0"/>
      </w:tblPr>
      <w:tblGrid>
        <w:gridCol w:w="3060"/>
        <w:gridCol w:w="6300"/>
        <w:tblGridChange w:id="134">
          <w:tblGrid>
            <w:gridCol w:w="3060"/>
            <w:gridCol w:w="6300"/>
          </w:tblGrid>
        </w:tblGridChange>
      </w:tblGrid>
      <w:tr w:rsidR="002F3C6E" w:rsidRPr="00070AD5" w14:paraId="7CB42ED2" w14:textId="77777777" w:rsidTr="002F3C6E">
        <w:trPr>
          <w:cantSplit/>
          <w:trHeight w:val="317"/>
          <w:ins w:id="135" w:author="Ian Wehmeyer" w:date="2013-08-26T10:01:00Z"/>
        </w:trPr>
        <w:tc>
          <w:tcPr>
            <w:tcW w:w="3060" w:type="dxa"/>
            <w:tcBorders>
              <w:top w:val="dotted" w:sz="4" w:space="0" w:color="000000"/>
              <w:left w:val="dotted" w:sz="4" w:space="0" w:color="000000"/>
              <w:bottom w:val="dotted" w:sz="4" w:space="0" w:color="000000"/>
              <w:right w:val="dotted" w:sz="4" w:space="0" w:color="000000"/>
            </w:tcBorders>
            <w:shd w:val="clear" w:color="auto" w:fill="7F7F7F" w:themeFill="text1" w:themeFillTint="80"/>
            <w:tcMar>
              <w:top w:w="0" w:type="dxa"/>
              <w:left w:w="0" w:type="dxa"/>
              <w:bottom w:w="0" w:type="dxa"/>
              <w:right w:w="0" w:type="dxa"/>
            </w:tcMar>
          </w:tcPr>
          <w:p w14:paraId="10750A96" w14:textId="77777777" w:rsidR="002F3C6E" w:rsidRPr="00765AFD" w:rsidRDefault="002F3C6E" w:rsidP="00304871">
            <w:pPr>
              <w:pStyle w:val="TableGrid1"/>
              <w:tabs>
                <w:tab w:val="left" w:pos="2260"/>
              </w:tabs>
              <w:rPr>
                <w:ins w:id="136" w:author="Ian Wehmeyer" w:date="2013-08-26T10:01:00Z"/>
                <w:rFonts w:ascii="Verdana" w:hAnsi="Verdana"/>
                <w:b/>
                <w:bCs/>
                <w:szCs w:val="22"/>
              </w:rPr>
            </w:pPr>
            <w:ins w:id="137" w:author="Ian Wehmeyer" w:date="2013-08-26T10:01:00Z">
              <w:r w:rsidRPr="00765AFD">
                <w:rPr>
                  <w:rFonts w:ascii="Verdana" w:hAnsi="Verdana"/>
                  <w:b/>
                </w:rPr>
                <w:t>Document</w:t>
              </w:r>
            </w:ins>
          </w:p>
        </w:tc>
        <w:tc>
          <w:tcPr>
            <w:tcW w:w="6300" w:type="dxa"/>
            <w:tcBorders>
              <w:top w:val="dotted" w:sz="4" w:space="0" w:color="000000"/>
              <w:left w:val="dotted" w:sz="4" w:space="0" w:color="000000"/>
              <w:bottom w:val="dotted" w:sz="4" w:space="0" w:color="000000"/>
              <w:right w:val="dotted" w:sz="4" w:space="0" w:color="000000"/>
            </w:tcBorders>
            <w:shd w:val="clear" w:color="auto" w:fill="7F7F7F" w:themeFill="text1" w:themeFillTint="80"/>
            <w:tcMar>
              <w:top w:w="0" w:type="dxa"/>
              <w:left w:w="0" w:type="dxa"/>
              <w:bottom w:w="0" w:type="dxa"/>
              <w:right w:w="0" w:type="dxa"/>
            </w:tcMar>
          </w:tcPr>
          <w:p w14:paraId="7523E279" w14:textId="77777777" w:rsidR="002F3C6E" w:rsidRPr="00B666C8" w:rsidRDefault="002F3C6E" w:rsidP="00304871">
            <w:pPr>
              <w:pStyle w:val="TableGrid1"/>
              <w:rPr>
                <w:ins w:id="138" w:author="Ian Wehmeyer" w:date="2013-08-26T10:01:00Z"/>
                <w:rFonts w:ascii="Verdana" w:hAnsi="Verdana"/>
                <w:b/>
                <w:bCs/>
                <w:szCs w:val="22"/>
              </w:rPr>
            </w:pPr>
            <w:ins w:id="139" w:author="Ian Wehmeyer" w:date="2013-08-26T10:01:00Z">
              <w:r w:rsidRPr="00B666C8">
                <w:rPr>
                  <w:rFonts w:ascii="Verdana" w:hAnsi="Verdana"/>
                  <w:b/>
                </w:rPr>
                <w:t>Purpose</w:t>
              </w:r>
            </w:ins>
          </w:p>
        </w:tc>
      </w:tr>
      <w:tr w:rsidR="002F3C6E" w:rsidRPr="00070AD5" w14:paraId="39B6F612" w14:textId="77777777" w:rsidTr="002F3C6E">
        <w:trPr>
          <w:cantSplit/>
          <w:trHeight w:val="480"/>
          <w:ins w:id="140" w:author="Ian Wehmeyer" w:date="2013-08-26T10:01:00Z"/>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277519AA" w14:textId="6CA3A9A9" w:rsidR="002F3C6E" w:rsidRPr="00070AD5" w:rsidRDefault="002F3C6E" w:rsidP="00304871">
            <w:pPr>
              <w:pStyle w:val="TableGrid1"/>
              <w:rPr>
                <w:ins w:id="141" w:author="Ian Wehmeyer" w:date="2013-08-26T10:01:00Z"/>
                <w:rFonts w:ascii="Verdana" w:hAnsi="Verdana"/>
              </w:rPr>
            </w:pPr>
            <w:proofErr w:type="spellStart"/>
            <w:proofErr w:type="gramStart"/>
            <w:ins w:id="142" w:author="Ian Wehmeyer" w:date="2013-08-26T10:01:00Z">
              <w:r w:rsidRPr="00765AFD">
                <w:rPr>
                  <w:rFonts w:ascii="Verdana" w:hAnsi="Verdana"/>
                </w:rPr>
                <w:t>xQA.xVR.Tour</w:t>
              </w:r>
              <w:proofErr w:type="spellEnd"/>
              <w:proofErr w:type="gramEnd"/>
            </w:ins>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52664D79" w14:textId="5DB0AD0E" w:rsidR="002F3C6E" w:rsidRPr="00070AD5" w:rsidRDefault="002F3C6E" w:rsidP="00304871">
            <w:pPr>
              <w:pStyle w:val="TableGrid1"/>
              <w:rPr>
                <w:ins w:id="143" w:author="Ian Wehmeyer" w:date="2013-08-26T10:01:00Z"/>
                <w:rFonts w:ascii="Verdana" w:hAnsi="Verdana"/>
              </w:rPr>
            </w:pPr>
            <w:ins w:id="144" w:author="Ian Wehmeyer" w:date="2013-08-26T10:01:00Z">
              <w:r>
                <w:rPr>
                  <w:rFonts w:ascii="Verdana" w:hAnsi="Verdana"/>
                </w:rPr>
                <w:t xml:space="preserve">Description of </w:t>
              </w:r>
              <w:proofErr w:type="spellStart"/>
              <w:r>
                <w:rPr>
                  <w:rFonts w:ascii="Verdana" w:hAnsi="Verdana"/>
                </w:rPr>
                <w:t>xQA</w:t>
              </w:r>
              <w:proofErr w:type="spellEnd"/>
              <w:r>
                <w:rPr>
                  <w:rFonts w:ascii="Verdana" w:hAnsi="Verdana"/>
                </w:rPr>
                <w:t xml:space="preserve"> and </w:t>
              </w:r>
              <w:proofErr w:type="spellStart"/>
              <w:r>
                <w:rPr>
                  <w:rFonts w:ascii="Verdana" w:hAnsi="Verdana"/>
                </w:rPr>
                <w:t>xVR</w:t>
              </w:r>
              <w:proofErr w:type="spellEnd"/>
              <w:r>
                <w:rPr>
                  <w:rFonts w:ascii="Verdana" w:hAnsi="Verdana"/>
                </w:rPr>
                <w:t xml:space="preserve"> with screen shots and details of data elements</w:t>
              </w:r>
            </w:ins>
            <w:ins w:id="145" w:author="Ian Wehmeyer" w:date="2013-08-27T10:29:00Z">
              <w:r w:rsidR="00E3172D">
                <w:rPr>
                  <w:rFonts w:ascii="Verdana" w:hAnsi="Verdana"/>
                </w:rPr>
                <w:t xml:space="preserve"> (PowerPoint)</w:t>
              </w:r>
            </w:ins>
          </w:p>
        </w:tc>
      </w:tr>
      <w:tr w:rsidR="00304871" w:rsidRPr="00070AD5" w14:paraId="766D003E" w14:textId="77777777" w:rsidTr="002F3C6E">
        <w:trPr>
          <w:cantSplit/>
          <w:trHeight w:val="480"/>
          <w:ins w:id="146" w:author="Ian Wehmeyer" w:date="2013-08-26T10:28:00Z"/>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5AABB374" w14:textId="1163CBC8" w:rsidR="00304871" w:rsidRPr="00765AFD" w:rsidRDefault="00304871" w:rsidP="00304871">
            <w:pPr>
              <w:pStyle w:val="TableGrid1"/>
              <w:rPr>
                <w:ins w:id="147" w:author="Ian Wehmeyer" w:date="2013-08-26T10:28:00Z"/>
                <w:rFonts w:ascii="Verdana" w:hAnsi="Verdana"/>
              </w:rPr>
            </w:pPr>
            <w:ins w:id="148" w:author="Ian Wehmeyer" w:date="2013-08-26T10:28:00Z">
              <w:r>
                <w:rPr>
                  <w:rFonts w:ascii="Verdana" w:hAnsi="Verdana"/>
                </w:rPr>
                <w:t xml:space="preserve">1.7 </w:t>
              </w:r>
              <w:proofErr w:type="spellStart"/>
              <w:r>
                <w:rPr>
                  <w:rFonts w:ascii="Verdana" w:hAnsi="Verdana"/>
                </w:rPr>
                <w:t>xBRMS</w:t>
              </w:r>
              <w:proofErr w:type="spellEnd"/>
              <w:r>
                <w:rPr>
                  <w:rFonts w:ascii="Verdana" w:hAnsi="Verdana"/>
                </w:rPr>
                <w:t xml:space="preserve"> Architecture (900-0057)</w:t>
              </w:r>
            </w:ins>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08105A83" w14:textId="626D43B1" w:rsidR="00304871" w:rsidRDefault="00304871" w:rsidP="00304871">
            <w:pPr>
              <w:pStyle w:val="TableGrid1"/>
              <w:rPr>
                <w:ins w:id="149" w:author="Ian Wehmeyer" w:date="2013-08-26T10:28:00Z"/>
                <w:rFonts w:ascii="Verdana" w:hAnsi="Verdana"/>
              </w:rPr>
            </w:pPr>
            <w:ins w:id="150" w:author="Ian Wehmeyer" w:date="2013-08-26T10:30:00Z">
              <w:r>
                <w:rPr>
                  <w:rFonts w:ascii="Verdana" w:hAnsi="Verdana"/>
                </w:rPr>
                <w:t>Description of the system, structure, and functionality of the</w:t>
              </w:r>
            </w:ins>
            <w:ins w:id="151" w:author="Ian Wehmeyer" w:date="2013-08-26T10:31:00Z">
              <w:r>
                <w:rPr>
                  <w:rFonts w:ascii="Verdana" w:hAnsi="Verdana"/>
                </w:rPr>
                <w:t xml:space="preserve"> </w:t>
              </w:r>
              <w:proofErr w:type="spellStart"/>
              <w:r>
                <w:rPr>
                  <w:rFonts w:ascii="Verdana" w:hAnsi="Verdana"/>
                </w:rPr>
                <w:t>xConnect</w:t>
              </w:r>
            </w:ins>
            <w:proofErr w:type="spellEnd"/>
            <w:ins w:id="152" w:author="Ian Wehmeyer" w:date="2013-08-26T10:30:00Z">
              <w:r>
                <w:rPr>
                  <w:rFonts w:ascii="Verdana" w:hAnsi="Verdana"/>
                </w:rPr>
                <w:t xml:space="preserve"> </w:t>
              </w:r>
              <w:proofErr w:type="spellStart"/>
              <w:r>
                <w:rPr>
                  <w:rFonts w:ascii="Verdana" w:hAnsi="Verdana"/>
                </w:rPr>
                <w:t>xBRMS</w:t>
              </w:r>
            </w:ins>
            <w:proofErr w:type="spellEnd"/>
            <w:ins w:id="153" w:author="Ian Wehmeyer" w:date="2013-08-26T10:31:00Z">
              <w:r>
                <w:rPr>
                  <w:rFonts w:ascii="Verdana" w:hAnsi="Verdana"/>
                </w:rPr>
                <w:t xml:space="preserve"> </w:t>
              </w:r>
            </w:ins>
            <w:ins w:id="154" w:author="Ian Wehmeyer" w:date="2013-08-27T10:29:00Z">
              <w:r w:rsidR="00E3172D">
                <w:rPr>
                  <w:rFonts w:ascii="Verdana" w:hAnsi="Verdana"/>
                </w:rPr>
                <w:t xml:space="preserve"> (Document)</w:t>
              </w:r>
            </w:ins>
          </w:p>
        </w:tc>
      </w:tr>
      <w:tr w:rsidR="00304871" w:rsidRPr="00070AD5" w14:paraId="76FC8375" w14:textId="77777777" w:rsidTr="002F3C6E">
        <w:trPr>
          <w:cantSplit/>
          <w:trHeight w:val="480"/>
          <w:ins w:id="155" w:author="Ian Wehmeyer" w:date="2013-08-26T10:28:00Z"/>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46B9045A" w14:textId="4FDD581A" w:rsidR="00304871" w:rsidRPr="00765AFD" w:rsidRDefault="00304871" w:rsidP="00304871">
            <w:pPr>
              <w:pStyle w:val="TableGrid1"/>
              <w:rPr>
                <w:ins w:id="156" w:author="Ian Wehmeyer" w:date="2013-08-26T10:28:00Z"/>
                <w:rFonts w:ascii="Verdana" w:hAnsi="Verdana"/>
              </w:rPr>
            </w:pPr>
            <w:ins w:id="157" w:author="Ian Wehmeyer" w:date="2013-08-26T10:31:00Z">
              <w:r>
                <w:rPr>
                  <w:rFonts w:ascii="Verdana" w:hAnsi="Verdana"/>
                </w:rPr>
                <w:t xml:space="preserve">1.7 </w:t>
              </w:r>
              <w:proofErr w:type="spellStart"/>
              <w:r>
                <w:rPr>
                  <w:rFonts w:ascii="Verdana" w:hAnsi="Verdana"/>
                </w:rPr>
                <w:t>xBRC</w:t>
              </w:r>
              <w:proofErr w:type="spellEnd"/>
              <w:r>
                <w:rPr>
                  <w:rFonts w:ascii="Verdana" w:hAnsi="Verdana"/>
                </w:rPr>
                <w:t xml:space="preserve"> ICD (900-0058)</w:t>
              </w:r>
            </w:ins>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42E8C5E4" w14:textId="797ECA1F" w:rsidR="00304871" w:rsidRDefault="00304871" w:rsidP="00304871">
            <w:pPr>
              <w:pStyle w:val="TableGrid1"/>
              <w:rPr>
                <w:ins w:id="158" w:author="Ian Wehmeyer" w:date="2013-08-26T10:28:00Z"/>
                <w:rFonts w:ascii="Verdana" w:hAnsi="Verdana"/>
              </w:rPr>
            </w:pPr>
            <w:ins w:id="159" w:author="Ian Wehmeyer" w:date="2013-08-26T10:32:00Z">
              <w:r>
                <w:rPr>
                  <w:rFonts w:ascii="Verdana" w:hAnsi="Verdana"/>
                </w:rPr>
                <w:t>Describes</w:t>
              </w:r>
              <w:r w:rsidRPr="00304871">
                <w:rPr>
                  <w:rFonts w:ascii="Verdana" w:hAnsi="Verdana"/>
                  <w:rPrChange w:id="160" w:author="Ian Wehmeyer" w:date="2013-08-26T10:32:00Z">
                    <w:rPr/>
                  </w:rPrChange>
                </w:rPr>
                <w:t xml:space="preserve"> how the </w:t>
              </w:r>
              <w:proofErr w:type="spellStart"/>
              <w:r w:rsidRPr="00304871">
                <w:rPr>
                  <w:rFonts w:ascii="Verdana" w:hAnsi="Verdana"/>
                  <w:rPrChange w:id="161" w:author="Ian Wehmeyer" w:date="2013-08-26T10:32:00Z">
                    <w:rPr/>
                  </w:rPrChange>
                </w:rPr>
                <w:t>xBRC</w:t>
              </w:r>
              <w:proofErr w:type="spellEnd"/>
              <w:r w:rsidRPr="00304871">
                <w:rPr>
                  <w:rFonts w:ascii="Verdana" w:hAnsi="Verdana"/>
                  <w:rPrChange w:id="162" w:author="Ian Wehmeyer" w:date="2013-08-26T10:32:00Z">
                    <w:rPr/>
                  </w:rPrChange>
                </w:rPr>
                <w:t xml:space="preserve"> communicates with other component</w:t>
              </w:r>
              <w:r w:rsidR="00916CAF">
                <w:rPr>
                  <w:rFonts w:ascii="Verdana" w:hAnsi="Verdana"/>
                </w:rPr>
                <w:t>s</w:t>
              </w:r>
              <w:r w:rsidRPr="00304871">
                <w:rPr>
                  <w:rFonts w:ascii="Verdana" w:hAnsi="Verdana"/>
                  <w:rPrChange w:id="163" w:author="Ian Wehmeyer" w:date="2013-08-26T10:32:00Z">
                    <w:rPr/>
                  </w:rPrChange>
                </w:rPr>
                <w:t xml:space="preserve"> of the Disney Next Generation Experience (</w:t>
              </w:r>
              <w:r w:rsidR="00E3172D" w:rsidRPr="001C422C">
                <w:rPr>
                  <w:rFonts w:ascii="Verdana" w:hAnsi="Verdana"/>
                </w:rPr>
                <w:t>Document)</w:t>
              </w:r>
            </w:ins>
          </w:p>
        </w:tc>
      </w:tr>
    </w:tbl>
    <w:p w14:paraId="6AD5C60C" w14:textId="77777777" w:rsidR="002F3C6E" w:rsidRDefault="002F3C6E" w:rsidP="002F3C6E">
      <w:pPr>
        <w:pStyle w:val="BodyA"/>
        <w:ind w:left="360" w:firstLine="0"/>
        <w:rPr>
          <w:ins w:id="164" w:author="Ian Wehmeyer" w:date="2013-08-26T10:02:00Z"/>
        </w:rPr>
      </w:pPr>
    </w:p>
    <w:p w14:paraId="6BF3DA8E" w14:textId="77777777" w:rsidR="002F3C6E" w:rsidRDefault="002F3C6E" w:rsidP="002F3C6E">
      <w:pPr>
        <w:pStyle w:val="Heading2"/>
        <w:rPr>
          <w:ins w:id="165" w:author="Ian Wehmeyer" w:date="2013-08-26T10:02:00Z"/>
        </w:rPr>
        <w:pPrChange w:id="166" w:author="Ian Wehmeyer" w:date="2013-08-26T10:02:00Z">
          <w:pPr>
            <w:pStyle w:val="Heading1"/>
          </w:pPr>
        </w:pPrChange>
      </w:pPr>
      <w:bookmarkStart w:id="167" w:name="_Toc239229540"/>
      <w:proofErr w:type="spellStart"/>
      <w:proofErr w:type="gramStart"/>
      <w:ins w:id="168" w:author="Ian Wehmeyer" w:date="2013-08-26T10:02:00Z">
        <w:r>
          <w:t>xQA</w:t>
        </w:r>
        <w:proofErr w:type="spellEnd"/>
        <w:proofErr w:type="gramEnd"/>
        <w:r>
          <w:t>/</w:t>
        </w:r>
        <w:proofErr w:type="spellStart"/>
        <w:r>
          <w:t>xVR</w:t>
        </w:r>
        <w:proofErr w:type="spellEnd"/>
        <w:r>
          <w:t xml:space="preserve"> Contacts</w:t>
        </w:r>
        <w:bookmarkEnd w:id="167"/>
      </w:ins>
    </w:p>
    <w:tbl>
      <w:tblPr>
        <w:tblStyle w:val="TableGrid"/>
        <w:tblW w:w="0" w:type="auto"/>
        <w:tblLook w:val="04A0" w:firstRow="1" w:lastRow="0" w:firstColumn="1" w:lastColumn="0" w:noHBand="0" w:noVBand="1"/>
      </w:tblPr>
      <w:tblGrid>
        <w:gridCol w:w="3097"/>
        <w:gridCol w:w="3103"/>
        <w:gridCol w:w="3376"/>
      </w:tblGrid>
      <w:tr w:rsidR="002F3C6E" w14:paraId="2062B920" w14:textId="77777777" w:rsidTr="00304871">
        <w:trPr>
          <w:ins w:id="169" w:author="Ian Wehmeyer" w:date="2013-08-26T10:02:00Z"/>
        </w:trPr>
        <w:tc>
          <w:tcPr>
            <w:tcW w:w="3097" w:type="dxa"/>
          </w:tcPr>
          <w:p w14:paraId="05146556" w14:textId="77777777" w:rsidR="002F3C6E" w:rsidRPr="004B7427" w:rsidRDefault="002F3C6E" w:rsidP="00304871">
            <w:pPr>
              <w:rPr>
                <w:ins w:id="170" w:author="Ian Wehmeyer" w:date="2013-08-26T10:02:00Z"/>
              </w:rPr>
            </w:pPr>
            <w:ins w:id="171" w:author="Ian Wehmeyer" w:date="2013-08-26T10:02:00Z">
              <w:r w:rsidRPr="004B7427">
                <w:t>Name</w:t>
              </w:r>
            </w:ins>
          </w:p>
        </w:tc>
        <w:tc>
          <w:tcPr>
            <w:tcW w:w="3103" w:type="dxa"/>
          </w:tcPr>
          <w:p w14:paraId="7A804F82" w14:textId="77777777" w:rsidR="002F3C6E" w:rsidRPr="001B5CDA" w:rsidRDefault="002F3C6E" w:rsidP="00304871">
            <w:pPr>
              <w:rPr>
                <w:ins w:id="172" w:author="Ian Wehmeyer" w:date="2013-08-26T10:02:00Z"/>
              </w:rPr>
            </w:pPr>
            <w:ins w:id="173" w:author="Ian Wehmeyer" w:date="2013-08-26T10:02:00Z">
              <w:r w:rsidRPr="001B5CDA">
                <w:t>Role</w:t>
              </w:r>
            </w:ins>
          </w:p>
        </w:tc>
        <w:tc>
          <w:tcPr>
            <w:tcW w:w="3376" w:type="dxa"/>
          </w:tcPr>
          <w:p w14:paraId="27772211" w14:textId="77777777" w:rsidR="002F3C6E" w:rsidRPr="004B7427" w:rsidRDefault="002F3C6E" w:rsidP="00304871">
            <w:pPr>
              <w:rPr>
                <w:ins w:id="174" w:author="Ian Wehmeyer" w:date="2013-08-26T10:02:00Z"/>
              </w:rPr>
            </w:pPr>
            <w:ins w:id="175" w:author="Ian Wehmeyer" w:date="2013-08-26T10:02:00Z">
              <w:r w:rsidRPr="004B7427">
                <w:t>Email</w:t>
              </w:r>
            </w:ins>
          </w:p>
        </w:tc>
      </w:tr>
      <w:tr w:rsidR="002F3C6E" w14:paraId="4CE74804" w14:textId="77777777" w:rsidTr="00304871">
        <w:trPr>
          <w:ins w:id="176" w:author="Ian Wehmeyer" w:date="2013-08-26T10:02:00Z"/>
        </w:trPr>
        <w:tc>
          <w:tcPr>
            <w:tcW w:w="3097" w:type="dxa"/>
          </w:tcPr>
          <w:p w14:paraId="0664B707" w14:textId="77777777" w:rsidR="002F3C6E" w:rsidRDefault="002F3C6E" w:rsidP="00304871">
            <w:pPr>
              <w:rPr>
                <w:ins w:id="177" w:author="Ian Wehmeyer" w:date="2013-08-26T10:02:00Z"/>
              </w:rPr>
            </w:pPr>
            <w:ins w:id="178" w:author="Ian Wehmeyer" w:date="2013-08-26T10:02:00Z">
              <w:r>
                <w:t xml:space="preserve">Michael </w:t>
              </w:r>
              <w:proofErr w:type="spellStart"/>
              <w:r>
                <w:t>Jungen</w:t>
              </w:r>
              <w:proofErr w:type="spellEnd"/>
            </w:ins>
          </w:p>
        </w:tc>
        <w:tc>
          <w:tcPr>
            <w:tcW w:w="3103" w:type="dxa"/>
          </w:tcPr>
          <w:p w14:paraId="60CE3612" w14:textId="77777777" w:rsidR="002F3C6E" w:rsidRDefault="002F3C6E" w:rsidP="00304871">
            <w:pPr>
              <w:rPr>
                <w:ins w:id="179" w:author="Ian Wehmeyer" w:date="2013-08-26T10:02:00Z"/>
              </w:rPr>
            </w:pPr>
            <w:ins w:id="180" w:author="Ian Wehmeyer" w:date="2013-08-26T10:02:00Z">
              <w:r>
                <w:t>Director, Game Changers</w:t>
              </w:r>
            </w:ins>
          </w:p>
        </w:tc>
        <w:tc>
          <w:tcPr>
            <w:tcW w:w="3376" w:type="dxa"/>
          </w:tcPr>
          <w:p w14:paraId="61FD4906" w14:textId="77777777" w:rsidR="002F3C6E" w:rsidRDefault="002F3C6E" w:rsidP="00304871">
            <w:pPr>
              <w:rPr>
                <w:ins w:id="181" w:author="Ian Wehmeyer" w:date="2013-08-26T10:02:00Z"/>
              </w:rPr>
            </w:pPr>
            <w:proofErr w:type="gramStart"/>
            <w:ins w:id="182" w:author="Ian Wehmeyer" w:date="2013-08-26T10:02:00Z">
              <w:r>
                <w:t>michael.g</w:t>
              </w:r>
              <w:r w:rsidRPr="00013D04">
                <w:t>.Jungen@disney.com</w:t>
              </w:r>
              <w:proofErr w:type="gramEnd"/>
            </w:ins>
          </w:p>
        </w:tc>
      </w:tr>
      <w:tr w:rsidR="002F3C6E" w14:paraId="1A2A518B" w14:textId="77777777" w:rsidTr="00304871">
        <w:trPr>
          <w:ins w:id="183" w:author="Ian Wehmeyer" w:date="2013-08-26T10:02:00Z"/>
        </w:trPr>
        <w:tc>
          <w:tcPr>
            <w:tcW w:w="3097" w:type="dxa"/>
          </w:tcPr>
          <w:p w14:paraId="5FC29D50" w14:textId="77777777" w:rsidR="002F3C6E" w:rsidRDefault="002F3C6E" w:rsidP="00304871">
            <w:pPr>
              <w:rPr>
                <w:ins w:id="184" w:author="Ian Wehmeyer" w:date="2013-08-26T10:02:00Z"/>
              </w:rPr>
            </w:pPr>
            <w:ins w:id="185" w:author="Ian Wehmeyer" w:date="2013-08-26T10:02:00Z">
              <w:r>
                <w:lastRenderedPageBreak/>
                <w:t>Bo Rankin</w:t>
              </w:r>
            </w:ins>
          </w:p>
        </w:tc>
        <w:tc>
          <w:tcPr>
            <w:tcW w:w="3103" w:type="dxa"/>
          </w:tcPr>
          <w:p w14:paraId="4819FA6D" w14:textId="77777777" w:rsidR="002F3C6E" w:rsidRDefault="002F3C6E" w:rsidP="00304871">
            <w:pPr>
              <w:rPr>
                <w:ins w:id="186" w:author="Ian Wehmeyer" w:date="2013-08-26T10:02:00Z"/>
              </w:rPr>
            </w:pPr>
            <w:ins w:id="187" w:author="Ian Wehmeyer" w:date="2013-08-26T10:02:00Z">
              <w:r>
                <w:t>Industrial Engineer</w:t>
              </w:r>
            </w:ins>
          </w:p>
        </w:tc>
        <w:tc>
          <w:tcPr>
            <w:tcW w:w="3376" w:type="dxa"/>
          </w:tcPr>
          <w:p w14:paraId="27A904CF" w14:textId="77777777" w:rsidR="002F3C6E" w:rsidRDefault="002F3C6E" w:rsidP="00304871">
            <w:pPr>
              <w:rPr>
                <w:ins w:id="188" w:author="Ian Wehmeyer" w:date="2013-08-26T10:02:00Z"/>
              </w:rPr>
            </w:pPr>
            <w:proofErr w:type="gramStart"/>
            <w:ins w:id="189" w:author="Ian Wehmeyer" w:date="2013-08-26T10:02:00Z">
              <w:r>
                <w:t>john.rankin@disney.com</w:t>
              </w:r>
              <w:proofErr w:type="gramEnd"/>
            </w:ins>
          </w:p>
        </w:tc>
      </w:tr>
      <w:tr w:rsidR="002F3C6E" w14:paraId="55FA4C7B" w14:textId="77777777" w:rsidTr="00304871">
        <w:trPr>
          <w:ins w:id="190" w:author="Ian Wehmeyer" w:date="2013-08-26T10:02:00Z"/>
        </w:trPr>
        <w:tc>
          <w:tcPr>
            <w:tcW w:w="3097" w:type="dxa"/>
          </w:tcPr>
          <w:p w14:paraId="6486FAE4" w14:textId="77777777" w:rsidR="002F3C6E" w:rsidRDefault="002F3C6E" w:rsidP="00304871">
            <w:pPr>
              <w:rPr>
                <w:ins w:id="191" w:author="Ian Wehmeyer" w:date="2013-08-26T10:02:00Z"/>
              </w:rPr>
            </w:pPr>
            <w:ins w:id="192" w:author="Ian Wehmeyer" w:date="2013-08-26T10:02:00Z">
              <w:r>
                <w:t>Nathan Ivey (Past)</w:t>
              </w:r>
            </w:ins>
          </w:p>
        </w:tc>
        <w:tc>
          <w:tcPr>
            <w:tcW w:w="3103" w:type="dxa"/>
          </w:tcPr>
          <w:p w14:paraId="2953DBEA" w14:textId="77777777" w:rsidR="002F3C6E" w:rsidRDefault="002F3C6E" w:rsidP="00304871">
            <w:pPr>
              <w:rPr>
                <w:ins w:id="193" w:author="Ian Wehmeyer" w:date="2013-08-26T10:02:00Z"/>
              </w:rPr>
            </w:pPr>
            <w:ins w:id="194" w:author="Ian Wehmeyer" w:date="2013-08-26T10:02:00Z">
              <w:r>
                <w:t>Industrial Engineer</w:t>
              </w:r>
            </w:ins>
          </w:p>
        </w:tc>
        <w:tc>
          <w:tcPr>
            <w:tcW w:w="3376" w:type="dxa"/>
          </w:tcPr>
          <w:p w14:paraId="112866BE" w14:textId="77777777" w:rsidR="002F3C6E" w:rsidRDefault="002F3C6E" w:rsidP="00304871">
            <w:pPr>
              <w:rPr>
                <w:ins w:id="195" w:author="Ian Wehmeyer" w:date="2013-08-26T10:02:00Z"/>
              </w:rPr>
            </w:pPr>
            <w:ins w:id="196" w:author="Ian Wehmeyer" w:date="2013-08-26T10:02:00Z">
              <w:r>
                <w:fldChar w:fldCharType="begin"/>
              </w:r>
              <w:r>
                <w:instrText xml:space="preserve"> HYPERLINK "mailto:</w:instrText>
              </w:r>
              <w:r w:rsidRPr="008F0B39">
                <w:instrText>nathan.j.ivey@disney.com</w:instrText>
              </w:r>
              <w:r>
                <w:instrText xml:space="preserve">" </w:instrText>
              </w:r>
            </w:ins>
            <w:ins w:id="197" w:author="Ian Wehmeyer" w:date="2013-08-26T10:02:00Z">
              <w:r>
                <w:fldChar w:fldCharType="separate"/>
              </w:r>
              <w:r w:rsidRPr="00013D04">
                <w:rPr>
                  <w:rStyle w:val="Hyperlink"/>
                </w:rPr>
                <w:t>nathan.j.ivey@disney.com</w:t>
              </w:r>
              <w:r>
                <w:fldChar w:fldCharType="end"/>
              </w:r>
            </w:ins>
          </w:p>
        </w:tc>
      </w:tr>
      <w:tr w:rsidR="002F3C6E" w14:paraId="45F459A1" w14:textId="77777777" w:rsidTr="00304871">
        <w:trPr>
          <w:ins w:id="198" w:author="Ian Wehmeyer" w:date="2013-08-26T10:02:00Z"/>
        </w:trPr>
        <w:tc>
          <w:tcPr>
            <w:tcW w:w="3097" w:type="dxa"/>
          </w:tcPr>
          <w:p w14:paraId="7E54F321" w14:textId="77777777" w:rsidR="002F3C6E" w:rsidRDefault="002F3C6E" w:rsidP="00304871">
            <w:pPr>
              <w:rPr>
                <w:ins w:id="199" w:author="Ian Wehmeyer" w:date="2013-08-26T10:02:00Z"/>
              </w:rPr>
            </w:pPr>
            <w:proofErr w:type="spellStart"/>
            <w:ins w:id="200" w:author="Ian Wehmeyer" w:date="2013-08-26T10:02:00Z">
              <w:r>
                <w:t>Jenn</w:t>
              </w:r>
              <w:proofErr w:type="spellEnd"/>
              <w:r>
                <w:t xml:space="preserve"> </w:t>
              </w:r>
              <w:proofErr w:type="spellStart"/>
              <w:r>
                <w:t>Fishpool</w:t>
              </w:r>
              <w:proofErr w:type="spellEnd"/>
              <w:r>
                <w:t xml:space="preserve"> (Past)</w:t>
              </w:r>
            </w:ins>
          </w:p>
        </w:tc>
        <w:tc>
          <w:tcPr>
            <w:tcW w:w="3103" w:type="dxa"/>
          </w:tcPr>
          <w:p w14:paraId="1C004123" w14:textId="77777777" w:rsidR="002F3C6E" w:rsidRDefault="002F3C6E" w:rsidP="00304871">
            <w:pPr>
              <w:rPr>
                <w:ins w:id="201" w:author="Ian Wehmeyer" w:date="2013-08-26T10:02:00Z"/>
              </w:rPr>
            </w:pPr>
            <w:ins w:id="202" w:author="Ian Wehmeyer" w:date="2013-08-26T10:02:00Z">
              <w:r>
                <w:t>Industrial Engineer</w:t>
              </w:r>
            </w:ins>
          </w:p>
        </w:tc>
        <w:tc>
          <w:tcPr>
            <w:tcW w:w="3376" w:type="dxa"/>
          </w:tcPr>
          <w:p w14:paraId="50CF90D7" w14:textId="77777777" w:rsidR="002F3C6E" w:rsidRDefault="002F3C6E" w:rsidP="00304871">
            <w:pPr>
              <w:rPr>
                <w:ins w:id="203" w:author="Ian Wehmeyer" w:date="2013-08-26T10:02:00Z"/>
              </w:rPr>
            </w:pPr>
            <w:proofErr w:type="gramStart"/>
            <w:ins w:id="204" w:author="Ian Wehmeyer" w:date="2013-08-26T10:02:00Z">
              <w:r>
                <w:t>jennifer.p.fishpool@disney.com</w:t>
              </w:r>
              <w:proofErr w:type="gramEnd"/>
            </w:ins>
          </w:p>
        </w:tc>
      </w:tr>
      <w:tr w:rsidR="002F3C6E" w14:paraId="17C34150" w14:textId="77777777" w:rsidTr="00304871">
        <w:trPr>
          <w:ins w:id="205" w:author="Ian Wehmeyer" w:date="2013-08-26T10:02:00Z"/>
        </w:trPr>
        <w:tc>
          <w:tcPr>
            <w:tcW w:w="3097" w:type="dxa"/>
          </w:tcPr>
          <w:p w14:paraId="4A1F40F1" w14:textId="77777777" w:rsidR="002F3C6E" w:rsidRDefault="002F3C6E" w:rsidP="00304871">
            <w:pPr>
              <w:rPr>
                <w:ins w:id="206" w:author="Ian Wehmeyer" w:date="2013-08-26T10:02:00Z"/>
              </w:rPr>
            </w:pPr>
            <w:ins w:id="207" w:author="Ian Wehmeyer" w:date="2013-08-26T10:02:00Z">
              <w:r>
                <w:t>Ian Wehmeyer</w:t>
              </w:r>
            </w:ins>
          </w:p>
        </w:tc>
        <w:tc>
          <w:tcPr>
            <w:tcW w:w="3103" w:type="dxa"/>
          </w:tcPr>
          <w:p w14:paraId="2C0B3405" w14:textId="77777777" w:rsidR="002F3C6E" w:rsidRDefault="002F3C6E" w:rsidP="00304871">
            <w:pPr>
              <w:rPr>
                <w:ins w:id="208" w:author="Ian Wehmeyer" w:date="2013-08-26T10:02:00Z"/>
              </w:rPr>
            </w:pPr>
            <w:ins w:id="209" w:author="Ian Wehmeyer" w:date="2013-08-26T10:02:00Z">
              <w:r>
                <w:t>PM – Data Analyst</w:t>
              </w:r>
            </w:ins>
          </w:p>
        </w:tc>
        <w:tc>
          <w:tcPr>
            <w:tcW w:w="3376" w:type="dxa"/>
          </w:tcPr>
          <w:p w14:paraId="44D76ED2" w14:textId="77777777" w:rsidR="002F3C6E" w:rsidRDefault="002F3C6E" w:rsidP="00304871">
            <w:pPr>
              <w:rPr>
                <w:ins w:id="210" w:author="Ian Wehmeyer" w:date="2013-08-26T10:02:00Z"/>
              </w:rPr>
            </w:pPr>
            <w:ins w:id="211" w:author="Ian Wehmeyer" w:date="2013-08-26T10:02:00Z">
              <w:r>
                <w:fldChar w:fldCharType="begin"/>
              </w:r>
              <w:r>
                <w:instrText xml:space="preserve"> HYPERLINK "mailto:ianw@synapse.com" </w:instrText>
              </w:r>
            </w:ins>
            <w:ins w:id="212" w:author="Ian Wehmeyer" w:date="2013-08-26T10:02:00Z">
              <w:r>
                <w:fldChar w:fldCharType="separate"/>
              </w:r>
              <w:r w:rsidRPr="008C08F5">
                <w:rPr>
                  <w:rStyle w:val="Hyperlink"/>
                </w:rPr>
                <w:t>ianw@synapse.com</w:t>
              </w:r>
              <w:r>
                <w:fldChar w:fldCharType="end"/>
              </w:r>
            </w:ins>
          </w:p>
        </w:tc>
      </w:tr>
      <w:tr w:rsidR="002F3C6E" w14:paraId="6A3AEA22" w14:textId="77777777" w:rsidTr="00304871">
        <w:trPr>
          <w:ins w:id="213" w:author="Ian Wehmeyer" w:date="2013-08-26T10:02:00Z"/>
        </w:trPr>
        <w:tc>
          <w:tcPr>
            <w:tcW w:w="3097" w:type="dxa"/>
          </w:tcPr>
          <w:p w14:paraId="38AD576E" w14:textId="77777777" w:rsidR="002F3C6E" w:rsidRDefault="002F3C6E" w:rsidP="00304871">
            <w:pPr>
              <w:rPr>
                <w:ins w:id="214" w:author="Ian Wehmeyer" w:date="2013-08-26T10:02:00Z"/>
              </w:rPr>
            </w:pPr>
            <w:ins w:id="215" w:author="Ian Wehmeyer" w:date="2013-08-26T10:02:00Z">
              <w:r>
                <w:t xml:space="preserve">Amar </w:t>
              </w:r>
              <w:proofErr w:type="spellStart"/>
              <w:r>
                <w:t>Terzic</w:t>
              </w:r>
              <w:proofErr w:type="spellEnd"/>
            </w:ins>
          </w:p>
        </w:tc>
        <w:tc>
          <w:tcPr>
            <w:tcW w:w="3103" w:type="dxa"/>
          </w:tcPr>
          <w:p w14:paraId="6CFFE7BB" w14:textId="77777777" w:rsidR="002F3C6E" w:rsidRDefault="002F3C6E" w:rsidP="00304871">
            <w:pPr>
              <w:rPr>
                <w:ins w:id="216" w:author="Ian Wehmeyer" w:date="2013-08-26T10:02:00Z"/>
              </w:rPr>
            </w:pPr>
            <w:ins w:id="217" w:author="Ian Wehmeyer" w:date="2013-08-26T10:02:00Z">
              <w:r>
                <w:t>Software Engineer – SQL</w:t>
              </w:r>
            </w:ins>
          </w:p>
        </w:tc>
        <w:tc>
          <w:tcPr>
            <w:tcW w:w="3376" w:type="dxa"/>
          </w:tcPr>
          <w:p w14:paraId="3069E9CB" w14:textId="77777777" w:rsidR="002F3C6E" w:rsidRDefault="002F3C6E" w:rsidP="00304871">
            <w:pPr>
              <w:rPr>
                <w:ins w:id="218" w:author="Ian Wehmeyer" w:date="2013-08-26T10:02:00Z"/>
              </w:rPr>
            </w:pPr>
            <w:ins w:id="219" w:author="Ian Wehmeyer" w:date="2013-08-26T10:02:00Z">
              <w:r>
                <w:fldChar w:fldCharType="begin"/>
              </w:r>
              <w:r>
                <w:instrText xml:space="preserve"> HYPERLINK "mailto:amart@synapse.com" </w:instrText>
              </w:r>
            </w:ins>
            <w:ins w:id="220" w:author="Ian Wehmeyer" w:date="2013-08-26T10:02:00Z">
              <w:r>
                <w:fldChar w:fldCharType="separate"/>
              </w:r>
              <w:r w:rsidRPr="008C08F5">
                <w:rPr>
                  <w:rStyle w:val="Hyperlink"/>
                </w:rPr>
                <w:t>amart@synapse.com</w:t>
              </w:r>
              <w:r>
                <w:fldChar w:fldCharType="end"/>
              </w:r>
            </w:ins>
          </w:p>
        </w:tc>
      </w:tr>
      <w:tr w:rsidR="002F3C6E" w14:paraId="14CE00D2" w14:textId="77777777" w:rsidTr="00304871">
        <w:trPr>
          <w:ins w:id="221" w:author="Ian Wehmeyer" w:date="2013-08-26T10:02:00Z"/>
        </w:trPr>
        <w:tc>
          <w:tcPr>
            <w:tcW w:w="3097" w:type="dxa"/>
          </w:tcPr>
          <w:p w14:paraId="71350EF0" w14:textId="77777777" w:rsidR="002F3C6E" w:rsidRDefault="002F3C6E" w:rsidP="00304871">
            <w:pPr>
              <w:rPr>
                <w:ins w:id="222" w:author="Ian Wehmeyer" w:date="2013-08-26T10:02:00Z"/>
              </w:rPr>
            </w:pPr>
            <w:ins w:id="223" w:author="Ian Wehmeyer" w:date="2013-08-26T10:02:00Z">
              <w:r>
                <w:t xml:space="preserve">Robert </w:t>
              </w:r>
              <w:proofErr w:type="spellStart"/>
              <w:r>
                <w:t>Lantry</w:t>
              </w:r>
              <w:proofErr w:type="spellEnd"/>
            </w:ins>
          </w:p>
        </w:tc>
        <w:tc>
          <w:tcPr>
            <w:tcW w:w="3103" w:type="dxa"/>
          </w:tcPr>
          <w:p w14:paraId="1B8AFF4E" w14:textId="77777777" w:rsidR="002F3C6E" w:rsidRDefault="002F3C6E" w:rsidP="00304871">
            <w:pPr>
              <w:rPr>
                <w:ins w:id="224" w:author="Ian Wehmeyer" w:date="2013-08-26T10:02:00Z"/>
              </w:rPr>
            </w:pPr>
            <w:ins w:id="225" w:author="Ian Wehmeyer" w:date="2013-08-26T10:02:00Z">
              <w:r>
                <w:t>Software Engineer – Java &amp; Unity Development</w:t>
              </w:r>
            </w:ins>
          </w:p>
        </w:tc>
        <w:tc>
          <w:tcPr>
            <w:tcW w:w="3376" w:type="dxa"/>
          </w:tcPr>
          <w:p w14:paraId="3E711F63" w14:textId="77777777" w:rsidR="002F3C6E" w:rsidRDefault="002F3C6E" w:rsidP="00304871">
            <w:pPr>
              <w:rPr>
                <w:ins w:id="226" w:author="Ian Wehmeyer" w:date="2013-08-26T10:02:00Z"/>
              </w:rPr>
            </w:pPr>
            <w:ins w:id="227" w:author="Ian Wehmeyer" w:date="2013-08-26T10:02:00Z">
              <w:r>
                <w:fldChar w:fldCharType="begin"/>
              </w:r>
              <w:r>
                <w:instrText xml:space="preserve"> HYPERLINK "mailto:robertl@synapse.com" </w:instrText>
              </w:r>
            </w:ins>
            <w:ins w:id="228" w:author="Ian Wehmeyer" w:date="2013-08-26T10:02:00Z">
              <w:r>
                <w:fldChar w:fldCharType="separate"/>
              </w:r>
              <w:r w:rsidRPr="008C08F5">
                <w:rPr>
                  <w:rStyle w:val="Hyperlink"/>
                </w:rPr>
                <w:t>robertl@synapse.com</w:t>
              </w:r>
              <w:r>
                <w:fldChar w:fldCharType="end"/>
              </w:r>
            </w:ins>
          </w:p>
        </w:tc>
      </w:tr>
      <w:tr w:rsidR="002F3C6E" w14:paraId="6165BCF4" w14:textId="77777777" w:rsidTr="00304871">
        <w:trPr>
          <w:ins w:id="229" w:author="Ian Wehmeyer" w:date="2013-08-26T10:02:00Z"/>
        </w:trPr>
        <w:tc>
          <w:tcPr>
            <w:tcW w:w="3097" w:type="dxa"/>
          </w:tcPr>
          <w:p w14:paraId="3E022253" w14:textId="77777777" w:rsidR="002F3C6E" w:rsidRDefault="002F3C6E" w:rsidP="00304871">
            <w:pPr>
              <w:rPr>
                <w:ins w:id="230" w:author="Ian Wehmeyer" w:date="2013-08-26T10:02:00Z"/>
              </w:rPr>
            </w:pPr>
            <w:ins w:id="231" w:author="Ian Wehmeyer" w:date="2013-08-26T10:02:00Z">
              <w:r>
                <w:t xml:space="preserve">Stephen </w:t>
              </w:r>
              <w:proofErr w:type="spellStart"/>
              <w:r>
                <w:t>Madson</w:t>
              </w:r>
              <w:proofErr w:type="spellEnd"/>
            </w:ins>
          </w:p>
        </w:tc>
        <w:tc>
          <w:tcPr>
            <w:tcW w:w="3103" w:type="dxa"/>
          </w:tcPr>
          <w:p w14:paraId="72EBA02B" w14:textId="77777777" w:rsidR="002F3C6E" w:rsidRDefault="002F3C6E" w:rsidP="00304871">
            <w:pPr>
              <w:rPr>
                <w:ins w:id="232" w:author="Ian Wehmeyer" w:date="2013-08-26T10:02:00Z"/>
              </w:rPr>
            </w:pPr>
            <w:ins w:id="233" w:author="Ian Wehmeyer" w:date="2013-08-26T10:02:00Z">
              <w:r>
                <w:t>Software Engineer – Java Script/CSS</w:t>
              </w:r>
            </w:ins>
          </w:p>
        </w:tc>
        <w:tc>
          <w:tcPr>
            <w:tcW w:w="3376" w:type="dxa"/>
          </w:tcPr>
          <w:p w14:paraId="546C7F8A" w14:textId="77777777" w:rsidR="002F3C6E" w:rsidRDefault="002F3C6E" w:rsidP="00304871">
            <w:pPr>
              <w:rPr>
                <w:ins w:id="234" w:author="Ian Wehmeyer" w:date="2013-08-26T10:02:00Z"/>
              </w:rPr>
            </w:pPr>
            <w:ins w:id="235" w:author="Ian Wehmeyer" w:date="2013-08-26T10:02:00Z">
              <w:r>
                <w:fldChar w:fldCharType="begin"/>
              </w:r>
              <w:r>
                <w:instrText xml:space="preserve"> HYPERLINK "mailto:stephenm@synapse.com" </w:instrText>
              </w:r>
            </w:ins>
            <w:ins w:id="236" w:author="Ian Wehmeyer" w:date="2013-08-26T10:02:00Z">
              <w:r>
                <w:fldChar w:fldCharType="separate"/>
              </w:r>
              <w:r w:rsidRPr="008C08F5">
                <w:rPr>
                  <w:rStyle w:val="Hyperlink"/>
                </w:rPr>
                <w:t>stephenm@synapse.com</w:t>
              </w:r>
              <w:r>
                <w:fldChar w:fldCharType="end"/>
              </w:r>
            </w:ins>
          </w:p>
        </w:tc>
      </w:tr>
      <w:tr w:rsidR="002F3C6E" w14:paraId="7688FB8A" w14:textId="77777777" w:rsidTr="00304871">
        <w:trPr>
          <w:ins w:id="237" w:author="Ian Wehmeyer" w:date="2013-08-26T10:02:00Z"/>
        </w:trPr>
        <w:tc>
          <w:tcPr>
            <w:tcW w:w="3097" w:type="dxa"/>
          </w:tcPr>
          <w:p w14:paraId="170EC518" w14:textId="77777777" w:rsidR="002F3C6E" w:rsidRDefault="002F3C6E" w:rsidP="00304871">
            <w:pPr>
              <w:rPr>
                <w:ins w:id="238" w:author="Ian Wehmeyer" w:date="2013-08-26T10:02:00Z"/>
              </w:rPr>
            </w:pPr>
            <w:ins w:id="239" w:author="Ian Wehmeyer" w:date="2013-08-26T10:02:00Z">
              <w:r>
                <w:t>Craig Rosenberg</w:t>
              </w:r>
            </w:ins>
          </w:p>
        </w:tc>
        <w:tc>
          <w:tcPr>
            <w:tcW w:w="3103" w:type="dxa"/>
          </w:tcPr>
          <w:p w14:paraId="2CABE523" w14:textId="77777777" w:rsidR="002F3C6E" w:rsidRDefault="002F3C6E" w:rsidP="00304871">
            <w:pPr>
              <w:rPr>
                <w:ins w:id="240" w:author="Ian Wehmeyer" w:date="2013-08-26T10:02:00Z"/>
              </w:rPr>
            </w:pPr>
            <w:ins w:id="241" w:author="Ian Wehmeyer" w:date="2013-08-26T10:02:00Z">
              <w:r>
                <w:t>Software Engineer – Unity Development</w:t>
              </w:r>
            </w:ins>
          </w:p>
        </w:tc>
        <w:tc>
          <w:tcPr>
            <w:tcW w:w="3376" w:type="dxa"/>
          </w:tcPr>
          <w:p w14:paraId="59824B20" w14:textId="77777777" w:rsidR="002F3C6E" w:rsidRDefault="002F3C6E" w:rsidP="00304871">
            <w:pPr>
              <w:rPr>
                <w:ins w:id="242" w:author="Ian Wehmeyer" w:date="2013-08-26T10:02:00Z"/>
              </w:rPr>
            </w:pPr>
            <w:ins w:id="243" w:author="Ian Wehmeyer" w:date="2013-08-26T10:02:00Z">
              <w:r>
                <w:t>craigr@synapse.com</w:t>
              </w:r>
            </w:ins>
          </w:p>
        </w:tc>
      </w:tr>
      <w:tr w:rsidR="002F3C6E" w14:paraId="4272B4AB" w14:textId="77777777" w:rsidTr="00304871">
        <w:trPr>
          <w:ins w:id="244" w:author="Ian Wehmeyer" w:date="2013-08-26T10:02:00Z"/>
        </w:trPr>
        <w:tc>
          <w:tcPr>
            <w:tcW w:w="3097" w:type="dxa"/>
          </w:tcPr>
          <w:p w14:paraId="0026D313" w14:textId="77777777" w:rsidR="002F3C6E" w:rsidRDefault="002F3C6E" w:rsidP="00304871">
            <w:pPr>
              <w:rPr>
                <w:ins w:id="245" w:author="Ian Wehmeyer" w:date="2013-08-26T10:02:00Z"/>
              </w:rPr>
            </w:pPr>
            <w:ins w:id="246" w:author="Ian Wehmeyer" w:date="2013-08-26T10:02:00Z">
              <w:r>
                <w:t xml:space="preserve">John </w:t>
              </w:r>
              <w:proofErr w:type="spellStart"/>
              <w:r>
                <w:t>Stiehl</w:t>
              </w:r>
              <w:proofErr w:type="spellEnd"/>
              <w:r>
                <w:t xml:space="preserve"> (Past)</w:t>
              </w:r>
            </w:ins>
          </w:p>
        </w:tc>
        <w:tc>
          <w:tcPr>
            <w:tcW w:w="3103" w:type="dxa"/>
          </w:tcPr>
          <w:p w14:paraId="6C7C2FC7" w14:textId="77777777" w:rsidR="002F3C6E" w:rsidRDefault="002F3C6E" w:rsidP="00304871">
            <w:pPr>
              <w:rPr>
                <w:ins w:id="247" w:author="Ian Wehmeyer" w:date="2013-08-26T10:02:00Z"/>
              </w:rPr>
            </w:pPr>
            <w:ins w:id="248" w:author="Ian Wehmeyer" w:date="2013-08-26T10:02:00Z">
              <w:r>
                <w:t>Program Manager – Swedish Chef</w:t>
              </w:r>
            </w:ins>
          </w:p>
        </w:tc>
        <w:tc>
          <w:tcPr>
            <w:tcW w:w="3376" w:type="dxa"/>
          </w:tcPr>
          <w:p w14:paraId="7341E81E" w14:textId="77777777" w:rsidR="002F3C6E" w:rsidRDefault="002F3C6E" w:rsidP="00304871">
            <w:pPr>
              <w:rPr>
                <w:ins w:id="249" w:author="Ian Wehmeyer" w:date="2013-08-26T10:02:00Z"/>
              </w:rPr>
            </w:pPr>
            <w:ins w:id="250" w:author="Ian Wehmeyer" w:date="2013-08-26T10:02:00Z">
              <w:r>
                <w:t>johns@synapse.com</w:t>
              </w:r>
            </w:ins>
          </w:p>
        </w:tc>
      </w:tr>
      <w:tr w:rsidR="002F3C6E" w14:paraId="1321AC5B" w14:textId="77777777" w:rsidTr="00304871">
        <w:trPr>
          <w:ins w:id="251" w:author="Ian Wehmeyer" w:date="2013-08-26T10:02:00Z"/>
        </w:trPr>
        <w:tc>
          <w:tcPr>
            <w:tcW w:w="3097" w:type="dxa"/>
          </w:tcPr>
          <w:p w14:paraId="4589E202" w14:textId="77777777" w:rsidR="002F3C6E" w:rsidRDefault="002F3C6E" w:rsidP="00304871">
            <w:pPr>
              <w:rPr>
                <w:ins w:id="252" w:author="Ian Wehmeyer" w:date="2013-08-26T10:02:00Z"/>
              </w:rPr>
            </w:pPr>
            <w:ins w:id="253" w:author="Ian Wehmeyer" w:date="2013-08-26T10:02:00Z">
              <w:r>
                <w:t>James Frances (Past)</w:t>
              </w:r>
            </w:ins>
          </w:p>
        </w:tc>
        <w:tc>
          <w:tcPr>
            <w:tcW w:w="3103" w:type="dxa"/>
          </w:tcPr>
          <w:p w14:paraId="55B0310E" w14:textId="77777777" w:rsidR="002F3C6E" w:rsidRDefault="002F3C6E" w:rsidP="00304871">
            <w:pPr>
              <w:rPr>
                <w:ins w:id="254" w:author="Ian Wehmeyer" w:date="2013-08-26T10:02:00Z"/>
              </w:rPr>
            </w:pPr>
            <w:ins w:id="255" w:author="Ian Wehmeyer" w:date="2013-08-26T10:02:00Z">
              <w:r>
                <w:t>Software Engineer - Java</w:t>
              </w:r>
            </w:ins>
          </w:p>
        </w:tc>
        <w:tc>
          <w:tcPr>
            <w:tcW w:w="3376" w:type="dxa"/>
          </w:tcPr>
          <w:p w14:paraId="6356C71E" w14:textId="77777777" w:rsidR="002F3C6E" w:rsidRDefault="002F3C6E" w:rsidP="00304871">
            <w:pPr>
              <w:rPr>
                <w:ins w:id="256" w:author="Ian Wehmeyer" w:date="2013-08-26T10:02:00Z"/>
              </w:rPr>
            </w:pPr>
            <w:ins w:id="257" w:author="Ian Wehmeyer" w:date="2013-08-26T10:02:00Z">
              <w:r>
                <w:t>jamesf@synapse.com</w:t>
              </w:r>
            </w:ins>
          </w:p>
        </w:tc>
      </w:tr>
    </w:tbl>
    <w:p w14:paraId="1B8C2F00" w14:textId="77777777" w:rsidR="002F3C6E" w:rsidRDefault="002F3C6E" w:rsidP="002F3C6E">
      <w:pPr>
        <w:pStyle w:val="BodyA"/>
        <w:ind w:left="360" w:firstLine="0"/>
        <w:rPr>
          <w:ins w:id="258" w:author="Ian Wehmeyer" w:date="2013-08-23T10:23:00Z"/>
        </w:rPr>
      </w:pPr>
    </w:p>
    <w:p w14:paraId="1A9C59CF" w14:textId="77777777" w:rsidR="00592E5A" w:rsidRDefault="00592E5A" w:rsidP="00D55FA5">
      <w:pPr>
        <w:pStyle w:val="BodyA"/>
        <w:ind w:left="360" w:firstLine="0"/>
      </w:pPr>
    </w:p>
    <w:p w14:paraId="7C50BBC3" w14:textId="77777777" w:rsidR="00984F0E" w:rsidRDefault="00984F0E" w:rsidP="00984F0E">
      <w:pPr>
        <w:pStyle w:val="Heading2"/>
      </w:pPr>
      <w:bookmarkStart w:id="259" w:name="_Toc239229541"/>
      <w:r>
        <w:t>Definitions</w:t>
      </w:r>
      <w:bookmarkEnd w:id="259"/>
    </w:p>
    <w:tbl>
      <w:tblPr>
        <w:tblW w:w="9360" w:type="dxa"/>
        <w:tblInd w:w="-85" w:type="dxa"/>
        <w:shd w:val="clear" w:color="auto" w:fill="FFFFFF"/>
        <w:tblLayout w:type="fixed"/>
        <w:tblLook w:val="0000" w:firstRow="0" w:lastRow="0" w:firstColumn="0" w:lastColumn="0" w:noHBand="0" w:noVBand="0"/>
        <w:tblPrChange w:id="260" w:author="Ian Wehmeyer" w:date="2013-08-26T10:03:00Z">
          <w:tblPr>
            <w:tblW w:w="9360" w:type="dxa"/>
            <w:tblInd w:w="-85" w:type="dxa"/>
            <w:shd w:val="clear" w:color="auto" w:fill="FFFFFF"/>
            <w:tblLayout w:type="fixed"/>
            <w:tblLook w:val="0000" w:firstRow="0" w:lastRow="0" w:firstColumn="0" w:lastColumn="0" w:noHBand="0" w:noVBand="0"/>
          </w:tblPr>
        </w:tblPrChange>
      </w:tblPr>
      <w:tblGrid>
        <w:gridCol w:w="3060"/>
        <w:gridCol w:w="6300"/>
        <w:tblGridChange w:id="261">
          <w:tblGrid>
            <w:gridCol w:w="3420"/>
            <w:gridCol w:w="5940"/>
          </w:tblGrid>
        </w:tblGridChange>
      </w:tblGrid>
      <w:tr w:rsidR="002F3C6E" w:rsidRPr="00070AD5" w14:paraId="7C50BBC6" w14:textId="77777777" w:rsidTr="002F3C6E">
        <w:trPr>
          <w:cantSplit/>
          <w:trHeight w:val="317"/>
          <w:trPrChange w:id="262" w:author="Ian Wehmeyer" w:date="2013-08-26T10:03:00Z">
            <w:trPr>
              <w:cantSplit/>
              <w:trHeight w:val="317"/>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7F7F7F" w:themeFill="text1" w:themeFillTint="80"/>
            <w:tcMar>
              <w:top w:w="0" w:type="dxa"/>
              <w:left w:w="0" w:type="dxa"/>
              <w:bottom w:w="0" w:type="dxa"/>
              <w:right w:w="0" w:type="dxa"/>
            </w:tcMar>
            <w:tcPrChange w:id="263"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7F7F7F" w:themeFill="text1" w:themeFillTint="80"/>
                <w:tcMar>
                  <w:top w:w="0" w:type="dxa"/>
                  <w:left w:w="0" w:type="dxa"/>
                  <w:bottom w:w="0" w:type="dxa"/>
                  <w:right w:w="0" w:type="dxa"/>
                </w:tcMar>
              </w:tcPr>
            </w:tcPrChange>
          </w:tcPr>
          <w:p w14:paraId="7C50BBC4" w14:textId="269EA0A4" w:rsidR="00D55FA5" w:rsidRPr="00070AD5" w:rsidRDefault="00D55FA5">
            <w:pPr>
              <w:pStyle w:val="TableGrid1"/>
              <w:rPr>
                <w:rFonts w:ascii="Verdana" w:hAnsi="Verdana"/>
                <w:b/>
                <w:bCs/>
                <w:szCs w:val="22"/>
              </w:rPr>
              <w:pPrChange w:id="264" w:author="Ian Wehmeyer" w:date="2013-08-14T10:50:00Z">
                <w:pPr>
                  <w:pStyle w:val="TableGrid1"/>
                  <w:numPr>
                    <w:ilvl w:val="5"/>
                    <w:numId w:val="2"/>
                  </w:numPr>
                  <w:spacing w:before="240" w:after="60" w:line="276" w:lineRule="auto"/>
                  <w:ind w:left="2160" w:hanging="360"/>
                  <w:jc w:val="center"/>
                  <w:outlineLvl w:val="5"/>
                </w:pPr>
              </w:pPrChange>
            </w:pPr>
            <w:r w:rsidRPr="00070AD5">
              <w:rPr>
                <w:rFonts w:ascii="Verdana" w:hAnsi="Verdana"/>
                <w:b/>
              </w:rPr>
              <w:t>Term</w:t>
            </w:r>
          </w:p>
        </w:tc>
        <w:tc>
          <w:tcPr>
            <w:tcW w:w="6300" w:type="dxa"/>
            <w:tcBorders>
              <w:top w:val="dotted" w:sz="4" w:space="0" w:color="000000"/>
              <w:left w:val="dotted" w:sz="4" w:space="0" w:color="000000"/>
              <w:bottom w:val="dotted" w:sz="4" w:space="0" w:color="000000"/>
              <w:right w:val="dotted" w:sz="4" w:space="0" w:color="000000"/>
            </w:tcBorders>
            <w:shd w:val="clear" w:color="auto" w:fill="7F7F7F" w:themeFill="text1" w:themeFillTint="80"/>
            <w:tcMar>
              <w:top w:w="0" w:type="dxa"/>
              <w:left w:w="0" w:type="dxa"/>
              <w:bottom w:w="0" w:type="dxa"/>
              <w:right w:w="0" w:type="dxa"/>
            </w:tcMar>
            <w:tcPrChange w:id="265"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7F7F7F" w:themeFill="text1" w:themeFillTint="80"/>
                <w:tcMar>
                  <w:top w:w="0" w:type="dxa"/>
                  <w:left w:w="0" w:type="dxa"/>
                  <w:bottom w:w="0" w:type="dxa"/>
                  <w:right w:w="0" w:type="dxa"/>
                </w:tcMar>
              </w:tcPr>
            </w:tcPrChange>
          </w:tcPr>
          <w:p w14:paraId="7C50BBC5" w14:textId="77777777" w:rsidR="00D55FA5" w:rsidRPr="00070AD5" w:rsidRDefault="00D55FA5">
            <w:pPr>
              <w:pStyle w:val="TableGrid1"/>
              <w:rPr>
                <w:rFonts w:ascii="Verdana" w:hAnsi="Verdana"/>
                <w:b/>
                <w:bCs/>
                <w:szCs w:val="22"/>
              </w:rPr>
              <w:pPrChange w:id="266" w:author="Ian Wehmeyer" w:date="2013-08-14T10:50:00Z">
                <w:pPr>
                  <w:pStyle w:val="TableGrid1"/>
                  <w:numPr>
                    <w:ilvl w:val="5"/>
                    <w:numId w:val="2"/>
                  </w:numPr>
                  <w:spacing w:before="240" w:after="60" w:line="276" w:lineRule="auto"/>
                  <w:ind w:left="2160" w:hanging="360"/>
                  <w:jc w:val="center"/>
                  <w:outlineLvl w:val="5"/>
                </w:pPr>
              </w:pPrChange>
            </w:pPr>
            <w:r w:rsidRPr="00070AD5">
              <w:rPr>
                <w:rFonts w:ascii="Verdana" w:hAnsi="Verdana"/>
                <w:b/>
              </w:rPr>
              <w:t>Definition</w:t>
            </w:r>
          </w:p>
        </w:tc>
      </w:tr>
      <w:tr w:rsidR="002F3C6E" w:rsidRPr="00070AD5" w14:paraId="7C50BBCC" w14:textId="77777777" w:rsidTr="002F3C6E">
        <w:trPr>
          <w:cantSplit/>
          <w:trHeight w:val="480"/>
          <w:trPrChange w:id="267" w:author="Ian Wehmeyer" w:date="2013-08-26T10:03:00Z">
            <w:trPr>
              <w:cantSplit/>
              <w:trHeight w:val="48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68"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CA" w14:textId="39CBE89F" w:rsidR="00D55FA5" w:rsidRPr="00070AD5" w:rsidRDefault="00607EDF" w:rsidP="00856F36">
            <w:pPr>
              <w:pStyle w:val="TableGrid1"/>
              <w:rPr>
                <w:rFonts w:ascii="Verdana" w:hAnsi="Verdana"/>
              </w:rPr>
            </w:pPr>
            <w:r>
              <w:rPr>
                <w:rFonts w:ascii="Verdana" w:hAnsi="Verdana"/>
              </w:rPr>
              <w:t>E</w:t>
            </w:r>
            <w:r w:rsidR="00D55FA5" w:rsidRPr="00070AD5">
              <w:rPr>
                <w:rFonts w:ascii="Verdana" w:hAnsi="Verdana"/>
              </w:rPr>
              <w:t>ntitlements</w:t>
            </w:r>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69"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CB" w14:textId="77777777" w:rsidR="00D55FA5" w:rsidRPr="00070AD5" w:rsidRDefault="00D55FA5" w:rsidP="00856F36">
            <w:pPr>
              <w:pStyle w:val="TableGrid1"/>
              <w:rPr>
                <w:rFonts w:ascii="Verdana" w:hAnsi="Verdana"/>
              </w:rPr>
            </w:pPr>
            <w:proofErr w:type="gramStart"/>
            <w:r w:rsidRPr="00070AD5">
              <w:rPr>
                <w:rFonts w:ascii="Verdana" w:hAnsi="Verdana"/>
              </w:rPr>
              <w:t>selected</w:t>
            </w:r>
            <w:proofErr w:type="gramEnd"/>
            <w:r w:rsidRPr="00070AD5">
              <w:rPr>
                <w:rFonts w:ascii="Verdana" w:hAnsi="Verdana"/>
              </w:rPr>
              <w:t xml:space="preserve"> or booked experiences</w:t>
            </w:r>
          </w:p>
        </w:tc>
      </w:tr>
      <w:tr w:rsidR="002F3C6E" w:rsidRPr="00070AD5" w14:paraId="7C50BBCF" w14:textId="77777777" w:rsidTr="002F3C6E">
        <w:trPr>
          <w:cantSplit/>
          <w:trHeight w:val="720"/>
          <w:trPrChange w:id="270" w:author="Ian Wehmeyer" w:date="2013-08-26T10:03:00Z">
            <w:trPr>
              <w:cantSplit/>
              <w:trHeight w:val="72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71"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CD" w14:textId="33557BD2" w:rsidR="00D55FA5" w:rsidRPr="00070AD5" w:rsidRDefault="00607EDF" w:rsidP="00856F36">
            <w:pPr>
              <w:pStyle w:val="TableGrid1"/>
              <w:rPr>
                <w:rFonts w:ascii="Verdana" w:hAnsi="Verdana"/>
              </w:rPr>
            </w:pPr>
            <w:proofErr w:type="spellStart"/>
            <w:r>
              <w:rPr>
                <w:rFonts w:ascii="Verdana" w:hAnsi="Verdana"/>
              </w:rPr>
              <w:t>O</w:t>
            </w:r>
            <w:r w:rsidR="00D55FA5" w:rsidRPr="00070AD5">
              <w:rPr>
                <w:rFonts w:ascii="Verdana" w:hAnsi="Verdana"/>
              </w:rPr>
              <w:t>ffersets</w:t>
            </w:r>
            <w:proofErr w:type="spellEnd"/>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72"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CE" w14:textId="77777777" w:rsidR="00D55FA5" w:rsidRPr="00070AD5" w:rsidRDefault="00D55FA5" w:rsidP="00856F36">
            <w:pPr>
              <w:pStyle w:val="TableGrid1"/>
              <w:rPr>
                <w:rFonts w:ascii="Verdana" w:hAnsi="Verdana"/>
              </w:rPr>
            </w:pPr>
            <w:proofErr w:type="gramStart"/>
            <w:r w:rsidRPr="00070AD5">
              <w:rPr>
                <w:rFonts w:ascii="Verdana" w:hAnsi="Verdana"/>
              </w:rPr>
              <w:t>a</w:t>
            </w:r>
            <w:proofErr w:type="gramEnd"/>
            <w:r w:rsidRPr="00070AD5">
              <w:rPr>
                <w:rFonts w:ascii="Verdana" w:hAnsi="Verdana"/>
              </w:rPr>
              <w:t xml:space="preserve"> group of entitlements that were booked as a group. </w:t>
            </w:r>
            <w:proofErr w:type="gramStart"/>
            <w:r w:rsidRPr="00070AD5">
              <w:rPr>
                <w:rFonts w:ascii="Verdana" w:hAnsi="Verdana"/>
              </w:rPr>
              <w:t>all</w:t>
            </w:r>
            <w:proofErr w:type="gramEnd"/>
            <w:r w:rsidRPr="00070AD5">
              <w:rPr>
                <w:rFonts w:ascii="Verdana" w:hAnsi="Verdana"/>
              </w:rPr>
              <w:t xml:space="preserve"> standard entitlements are part of an </w:t>
            </w:r>
            <w:proofErr w:type="spellStart"/>
            <w:r w:rsidRPr="00070AD5">
              <w:rPr>
                <w:rFonts w:ascii="Verdana" w:hAnsi="Verdana"/>
              </w:rPr>
              <w:t>offerset</w:t>
            </w:r>
            <w:proofErr w:type="spellEnd"/>
          </w:p>
        </w:tc>
      </w:tr>
      <w:tr w:rsidR="002F3C6E" w:rsidRPr="00070AD5" w14:paraId="7C50BBD2" w14:textId="77777777" w:rsidTr="002F3C6E">
        <w:trPr>
          <w:cantSplit/>
          <w:trHeight w:val="480"/>
          <w:trPrChange w:id="273" w:author="Ian Wehmeyer" w:date="2013-08-26T10:03:00Z">
            <w:trPr>
              <w:cantSplit/>
              <w:trHeight w:val="48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74"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D0" w14:textId="7E950D63" w:rsidR="00D55FA5" w:rsidRPr="00070AD5" w:rsidRDefault="00607EDF" w:rsidP="00856F36">
            <w:pPr>
              <w:pStyle w:val="TableGrid1"/>
              <w:rPr>
                <w:rFonts w:ascii="Verdana" w:hAnsi="Verdana"/>
              </w:rPr>
            </w:pPr>
            <w:r>
              <w:rPr>
                <w:rFonts w:ascii="Verdana" w:hAnsi="Verdana"/>
              </w:rPr>
              <w:t>R</w:t>
            </w:r>
            <w:r w:rsidR="00D55FA5" w:rsidRPr="00070AD5">
              <w:rPr>
                <w:rFonts w:ascii="Verdana" w:hAnsi="Verdana"/>
              </w:rPr>
              <w:t>edemption</w:t>
            </w:r>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75"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D1" w14:textId="77777777" w:rsidR="00D55FA5" w:rsidRPr="00070AD5" w:rsidRDefault="00D55FA5" w:rsidP="00856F36">
            <w:pPr>
              <w:pStyle w:val="TableGrid1"/>
              <w:rPr>
                <w:rFonts w:ascii="Verdana" w:hAnsi="Verdana"/>
              </w:rPr>
            </w:pPr>
            <w:proofErr w:type="gramStart"/>
            <w:r w:rsidRPr="00070AD5">
              <w:rPr>
                <w:rFonts w:ascii="Verdana" w:hAnsi="Verdana"/>
              </w:rPr>
              <w:t>the</w:t>
            </w:r>
            <w:proofErr w:type="gramEnd"/>
            <w:r w:rsidRPr="00070AD5">
              <w:rPr>
                <w:rFonts w:ascii="Verdana" w:hAnsi="Verdana"/>
              </w:rPr>
              <w:t xml:space="preserve"> redemption of an entitlement</w:t>
            </w:r>
          </w:p>
        </w:tc>
      </w:tr>
      <w:tr w:rsidR="002F3C6E" w:rsidRPr="00070AD5" w14:paraId="7C50BBD5" w14:textId="77777777" w:rsidTr="002F3C6E">
        <w:trPr>
          <w:cantSplit/>
          <w:trHeight w:val="480"/>
          <w:trPrChange w:id="276" w:author="Ian Wehmeyer" w:date="2013-08-26T10:03:00Z">
            <w:trPr>
              <w:cantSplit/>
              <w:trHeight w:val="48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77"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D3" w14:textId="7B987190" w:rsidR="00D55FA5" w:rsidRPr="00070AD5" w:rsidRDefault="00607EDF" w:rsidP="00856F36">
            <w:pPr>
              <w:pStyle w:val="TableGrid1"/>
              <w:rPr>
                <w:rFonts w:ascii="Verdana" w:hAnsi="Verdana"/>
              </w:rPr>
            </w:pPr>
            <w:r>
              <w:rPr>
                <w:rFonts w:ascii="Verdana" w:hAnsi="Verdana"/>
              </w:rPr>
              <w:t>Bl</w:t>
            </w:r>
            <w:r w:rsidR="00D55FA5" w:rsidRPr="00070AD5">
              <w:rPr>
                <w:rFonts w:ascii="Verdana" w:hAnsi="Verdana"/>
              </w:rPr>
              <w:t>ue lanes</w:t>
            </w:r>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78"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D4" w14:textId="77777777" w:rsidR="00D55FA5" w:rsidRPr="00070AD5" w:rsidRDefault="00D55FA5" w:rsidP="00856F36">
            <w:pPr>
              <w:pStyle w:val="TableGrid1"/>
              <w:rPr>
                <w:rFonts w:ascii="Verdana" w:hAnsi="Verdana"/>
              </w:rPr>
            </w:pPr>
            <w:proofErr w:type="gramStart"/>
            <w:r w:rsidRPr="00070AD5">
              <w:rPr>
                <w:rFonts w:ascii="Verdana" w:hAnsi="Verdana"/>
              </w:rPr>
              <w:t>extraordinary</w:t>
            </w:r>
            <w:proofErr w:type="gramEnd"/>
            <w:r w:rsidRPr="00070AD5">
              <w:rPr>
                <w:rFonts w:ascii="Verdana" w:hAnsi="Verdana"/>
              </w:rPr>
              <w:t xml:space="preserve"> attempts to redeem entitlements</w:t>
            </w:r>
          </w:p>
        </w:tc>
      </w:tr>
      <w:tr w:rsidR="002F3C6E" w:rsidRPr="00070AD5" w14:paraId="7C50BBD8" w14:textId="77777777" w:rsidTr="002F3C6E">
        <w:trPr>
          <w:cantSplit/>
          <w:trHeight w:val="720"/>
          <w:trPrChange w:id="279" w:author="Ian Wehmeyer" w:date="2013-08-26T10:03:00Z">
            <w:trPr>
              <w:cantSplit/>
              <w:trHeight w:val="72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80"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D6" w14:textId="3AAF14BF" w:rsidR="00D55FA5" w:rsidRPr="00070AD5" w:rsidRDefault="00607EDF" w:rsidP="00856F36">
            <w:pPr>
              <w:pStyle w:val="TableGrid1"/>
              <w:rPr>
                <w:rFonts w:ascii="Verdana" w:hAnsi="Verdana"/>
              </w:rPr>
            </w:pPr>
            <w:r>
              <w:rPr>
                <w:rFonts w:ascii="Verdana" w:hAnsi="Verdana"/>
              </w:rPr>
              <w:t>O</w:t>
            </w:r>
            <w:r w:rsidR="00D55FA5" w:rsidRPr="00070AD5">
              <w:rPr>
                <w:rFonts w:ascii="Verdana" w:hAnsi="Verdana"/>
              </w:rPr>
              <w:t>verrides</w:t>
            </w:r>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81"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C50BBD7" w14:textId="77777777" w:rsidR="00D55FA5" w:rsidRPr="00070AD5" w:rsidRDefault="00D55FA5" w:rsidP="00856F36">
            <w:pPr>
              <w:pStyle w:val="TableGrid1"/>
              <w:rPr>
                <w:rFonts w:ascii="Verdana" w:hAnsi="Verdana"/>
              </w:rPr>
            </w:pPr>
            <w:proofErr w:type="gramStart"/>
            <w:r w:rsidRPr="00070AD5">
              <w:rPr>
                <w:rFonts w:ascii="Verdana" w:hAnsi="Verdana"/>
              </w:rPr>
              <w:t>a</w:t>
            </w:r>
            <w:proofErr w:type="gramEnd"/>
            <w:r w:rsidRPr="00070AD5">
              <w:rPr>
                <w:rFonts w:ascii="Verdana" w:hAnsi="Verdana"/>
              </w:rPr>
              <w:t xml:space="preserve"> blue lane occurrence that was overridden by a cast member such that a guest was granted access to the experience</w:t>
            </w:r>
          </w:p>
        </w:tc>
      </w:tr>
      <w:tr w:rsidR="002F3C6E" w:rsidRPr="00070AD5" w14:paraId="792C4611" w14:textId="77777777" w:rsidTr="002F3C6E">
        <w:trPr>
          <w:cantSplit/>
          <w:trHeight w:val="720"/>
          <w:trPrChange w:id="282" w:author="Ian Wehmeyer" w:date="2013-08-26T10:03:00Z">
            <w:trPr>
              <w:cantSplit/>
              <w:trHeight w:val="72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83"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15E0F7CD" w14:textId="5F60A982" w:rsidR="00607EDF" w:rsidRPr="00070AD5" w:rsidRDefault="00607EDF" w:rsidP="00856F36">
            <w:pPr>
              <w:pStyle w:val="TableGrid1"/>
              <w:rPr>
                <w:rFonts w:ascii="Verdana" w:hAnsi="Verdana"/>
              </w:rPr>
            </w:pPr>
            <w:r>
              <w:rPr>
                <w:rFonts w:ascii="Verdana" w:hAnsi="Verdana"/>
              </w:rPr>
              <w:t>Total Traffic</w:t>
            </w:r>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84"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28F2932" w14:textId="63B667AB" w:rsidR="00607EDF" w:rsidRPr="00070AD5" w:rsidRDefault="00607EDF" w:rsidP="00856F36">
            <w:pPr>
              <w:pStyle w:val="TableGrid1"/>
              <w:rPr>
                <w:rFonts w:ascii="Verdana" w:hAnsi="Verdana"/>
              </w:rPr>
            </w:pPr>
            <w:proofErr w:type="gramStart"/>
            <w:r>
              <w:rPr>
                <w:rFonts w:ascii="Verdana" w:hAnsi="Verdana"/>
              </w:rPr>
              <w:t>all</w:t>
            </w:r>
            <w:proofErr w:type="gramEnd"/>
            <w:r>
              <w:rPr>
                <w:rFonts w:ascii="Verdana" w:hAnsi="Verdana"/>
              </w:rPr>
              <w:t xml:space="preserve"> Redeemed Entitlements and Blue Lane Overrides</w:t>
            </w:r>
          </w:p>
        </w:tc>
      </w:tr>
      <w:tr w:rsidR="002F3C6E" w:rsidRPr="00070AD5" w14:paraId="269AFD07" w14:textId="77777777" w:rsidTr="002F3C6E">
        <w:trPr>
          <w:cantSplit/>
          <w:trHeight w:val="720"/>
          <w:trPrChange w:id="285" w:author="Ian Wehmeyer" w:date="2013-08-26T10:03:00Z">
            <w:trPr>
              <w:cantSplit/>
              <w:trHeight w:val="72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86"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3288F163" w14:textId="4BB0A7D4" w:rsidR="00607EDF" w:rsidRPr="00070AD5" w:rsidRDefault="00607EDF" w:rsidP="00856F36">
            <w:pPr>
              <w:pStyle w:val="TableGrid1"/>
              <w:rPr>
                <w:rFonts w:ascii="Verdana" w:hAnsi="Verdana"/>
              </w:rPr>
            </w:pPr>
            <w:r>
              <w:rPr>
                <w:rFonts w:ascii="Verdana" w:hAnsi="Verdana"/>
              </w:rPr>
              <w:t>Redeemable in Park</w:t>
            </w:r>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87"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4AA13C81" w14:textId="4348CABE" w:rsidR="00607EDF" w:rsidRPr="00070AD5" w:rsidRDefault="00607EDF" w:rsidP="00856F36">
            <w:pPr>
              <w:pStyle w:val="TableGrid1"/>
              <w:rPr>
                <w:rFonts w:ascii="Verdana" w:hAnsi="Verdana"/>
              </w:rPr>
            </w:pPr>
            <w:proofErr w:type="gramStart"/>
            <w:r>
              <w:rPr>
                <w:rFonts w:ascii="Verdana" w:hAnsi="Verdana"/>
              </w:rPr>
              <w:t>all</w:t>
            </w:r>
            <w:proofErr w:type="gramEnd"/>
            <w:r>
              <w:rPr>
                <w:rFonts w:ascii="Verdana" w:hAnsi="Verdana"/>
              </w:rPr>
              <w:t xml:space="preserve"> Entitlements that are currently in the park</w:t>
            </w:r>
          </w:p>
        </w:tc>
      </w:tr>
      <w:tr w:rsidR="002F3C6E" w:rsidRPr="00070AD5" w14:paraId="23AA7767" w14:textId="77777777" w:rsidTr="002F3C6E">
        <w:trPr>
          <w:cantSplit/>
          <w:trHeight w:val="720"/>
          <w:trPrChange w:id="288" w:author="Ian Wehmeyer" w:date="2013-08-26T10:03:00Z">
            <w:trPr>
              <w:cantSplit/>
              <w:trHeight w:val="72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89"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22E9B90E" w14:textId="67B40301" w:rsidR="00607EDF" w:rsidRPr="00070AD5" w:rsidRDefault="00607EDF" w:rsidP="00856F36">
            <w:pPr>
              <w:pStyle w:val="TableGrid1"/>
              <w:rPr>
                <w:rFonts w:ascii="Verdana" w:hAnsi="Verdana"/>
              </w:rPr>
            </w:pPr>
            <w:r>
              <w:rPr>
                <w:rFonts w:ascii="Verdana" w:hAnsi="Verdana"/>
              </w:rPr>
              <w:t>Visits</w:t>
            </w:r>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90"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56E6D2C2" w14:textId="77777777" w:rsidR="00607EDF" w:rsidRPr="00607EDF" w:rsidRDefault="00607EDF" w:rsidP="00856F36">
            <w:pPr>
              <w:spacing w:after="0" w:line="240" w:lineRule="auto"/>
              <w:rPr>
                <w:rFonts w:eastAsia="ヒラギノ角ゴ Pro W3"/>
                <w:color w:val="000000"/>
                <w:szCs w:val="20"/>
              </w:rPr>
            </w:pPr>
            <w:r w:rsidRPr="00607EDF">
              <w:rPr>
                <w:rFonts w:eastAsia="ヒラギノ角ゴ Pro W3"/>
                <w:color w:val="000000"/>
                <w:szCs w:val="20"/>
              </w:rPr>
              <w:t>Black Bar: All Guests who have entitlements for that day; Green Bar: Guests who have redeemed entitlements</w:t>
            </w:r>
          </w:p>
          <w:p w14:paraId="7B6D1ACF" w14:textId="77777777" w:rsidR="00607EDF" w:rsidRPr="00070AD5" w:rsidRDefault="00607EDF" w:rsidP="00856F36">
            <w:pPr>
              <w:pStyle w:val="TableGrid1"/>
              <w:rPr>
                <w:rFonts w:ascii="Verdana" w:hAnsi="Verdana"/>
              </w:rPr>
            </w:pPr>
          </w:p>
        </w:tc>
      </w:tr>
      <w:tr w:rsidR="002F3C6E" w:rsidRPr="00070AD5" w14:paraId="61F57280" w14:textId="77777777" w:rsidTr="002F3C6E">
        <w:trPr>
          <w:cantSplit/>
          <w:trHeight w:val="720"/>
          <w:trPrChange w:id="291" w:author="Ian Wehmeyer" w:date="2013-08-26T10:03:00Z">
            <w:trPr>
              <w:cantSplit/>
              <w:trHeight w:val="72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92"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6A5D94A6" w14:textId="77777777" w:rsidR="00607EDF" w:rsidRPr="00607EDF" w:rsidRDefault="00607EDF" w:rsidP="00856F36">
            <w:pPr>
              <w:spacing w:after="0" w:line="240" w:lineRule="auto"/>
              <w:rPr>
                <w:rFonts w:eastAsia="ヒラギノ角ゴ Pro W3"/>
                <w:color w:val="000000"/>
                <w:szCs w:val="20"/>
              </w:rPr>
            </w:pPr>
            <w:r w:rsidRPr="00607EDF">
              <w:rPr>
                <w:rFonts w:eastAsia="ヒラギノ角ゴ Pro W3"/>
                <w:color w:val="000000"/>
                <w:szCs w:val="20"/>
              </w:rPr>
              <w:lastRenderedPageBreak/>
              <w:t>Pre-Arrival Metric</w:t>
            </w:r>
          </w:p>
          <w:p w14:paraId="5DB37C2A" w14:textId="77777777" w:rsidR="00607EDF" w:rsidRPr="00070AD5" w:rsidRDefault="00607EDF" w:rsidP="00856F36">
            <w:pPr>
              <w:pStyle w:val="TableGrid1"/>
              <w:rPr>
                <w:rFonts w:ascii="Verdana" w:hAnsi="Verdana"/>
              </w:rPr>
            </w:pPr>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93"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73900F0B" w14:textId="77777777" w:rsidR="00607EDF" w:rsidRPr="00607EDF" w:rsidRDefault="00607EDF" w:rsidP="00856F36">
            <w:pPr>
              <w:spacing w:after="0" w:line="240" w:lineRule="auto"/>
              <w:rPr>
                <w:rFonts w:eastAsia="ヒラギノ角ゴ Pro W3"/>
                <w:color w:val="000000"/>
                <w:szCs w:val="20"/>
              </w:rPr>
            </w:pPr>
            <w:r w:rsidRPr="00607EDF">
              <w:rPr>
                <w:rFonts w:eastAsia="ヒラギノ角ゴ Pro W3"/>
                <w:color w:val="000000"/>
                <w:szCs w:val="20"/>
              </w:rPr>
              <w:t>How far in advance of their valid entitlement date do Guests book.  For instance, if a Guest logs into their account on August 10th and books and entitlement for August 17th we would show them in the -7 bucket</w:t>
            </w:r>
          </w:p>
          <w:p w14:paraId="49AF379E" w14:textId="77777777" w:rsidR="00607EDF" w:rsidRPr="00070AD5" w:rsidRDefault="00607EDF" w:rsidP="00856F36">
            <w:pPr>
              <w:pStyle w:val="TableGrid1"/>
              <w:rPr>
                <w:rFonts w:ascii="Verdana" w:hAnsi="Verdana"/>
              </w:rPr>
            </w:pPr>
          </w:p>
        </w:tc>
      </w:tr>
      <w:tr w:rsidR="002F3C6E" w:rsidRPr="00070AD5" w14:paraId="0D65A437" w14:textId="77777777" w:rsidTr="002F3C6E">
        <w:trPr>
          <w:cantSplit/>
          <w:trHeight w:val="720"/>
          <w:trPrChange w:id="294" w:author="Ian Wehmeyer" w:date="2013-08-26T10:03:00Z">
            <w:trPr>
              <w:cantSplit/>
              <w:trHeight w:val="720"/>
            </w:trPr>
          </w:trPrChange>
        </w:trPr>
        <w:tc>
          <w:tcPr>
            <w:tcW w:w="306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95" w:author="Ian Wehmeyer" w:date="2013-08-26T10:03:00Z">
              <w:tcPr>
                <w:tcW w:w="342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20368AFE" w14:textId="33FAED25" w:rsidR="00607EDF" w:rsidRPr="00070AD5" w:rsidRDefault="00607EDF" w:rsidP="00856F36">
            <w:pPr>
              <w:pStyle w:val="TableGrid1"/>
              <w:rPr>
                <w:rFonts w:ascii="Verdana" w:hAnsi="Verdana"/>
              </w:rPr>
            </w:pPr>
            <w:r>
              <w:rPr>
                <w:rFonts w:ascii="Verdana" w:hAnsi="Verdana"/>
              </w:rPr>
              <w:t>Engaged</w:t>
            </w:r>
          </w:p>
        </w:tc>
        <w:tc>
          <w:tcPr>
            <w:tcW w:w="630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Change w:id="296" w:author="Ian Wehmeyer" w:date="2013-08-26T10:03:00Z">
              <w:tcPr>
                <w:tcW w:w="5940"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tcPrChange>
          </w:tcPr>
          <w:p w14:paraId="677EFABA" w14:textId="3C688241" w:rsidR="00607EDF" w:rsidRPr="00070AD5" w:rsidRDefault="00607EDF" w:rsidP="00856F36">
            <w:pPr>
              <w:pStyle w:val="TableGrid1"/>
              <w:rPr>
                <w:rFonts w:ascii="Verdana" w:hAnsi="Verdana"/>
              </w:rPr>
            </w:pPr>
            <w:r>
              <w:rPr>
                <w:rFonts w:ascii="Verdana" w:hAnsi="Verdana"/>
              </w:rPr>
              <w:t>Guest Distribution throughout the Parks</w:t>
            </w:r>
          </w:p>
        </w:tc>
      </w:tr>
    </w:tbl>
    <w:p w14:paraId="7C50BBD9" w14:textId="77777777" w:rsidR="00984F0E" w:rsidRDefault="00984F0E" w:rsidP="00984F0E">
      <w:pPr>
        <w:pStyle w:val="Heading1"/>
        <w:sectPr w:rsidR="00984F0E" w:rsidSect="00607EDF">
          <w:headerReference w:type="default" r:id="rId12"/>
          <w:footerReference w:type="default" r:id="rId13"/>
          <w:pgSz w:w="12240" w:h="15840"/>
          <w:pgMar w:top="1440" w:right="1440" w:bottom="1440" w:left="1440" w:header="720" w:footer="720" w:gutter="0"/>
          <w:cols w:space="720"/>
          <w:docGrid w:linePitch="360"/>
        </w:sectPr>
      </w:pPr>
    </w:p>
    <w:p w14:paraId="7C50BBDA" w14:textId="77777777" w:rsidR="00984F0E" w:rsidRDefault="00984F0E" w:rsidP="00984F0E">
      <w:pPr>
        <w:ind w:left="360"/>
      </w:pPr>
    </w:p>
    <w:p w14:paraId="7C50BBDC" w14:textId="0C6F0EFC" w:rsidR="00D55FA5" w:rsidRDefault="00607EDF" w:rsidP="00D55FA5">
      <w:pPr>
        <w:pStyle w:val="Heading1"/>
      </w:pPr>
      <w:del w:id="301" w:author="Ian Wehmeyer" w:date="2013-08-14T08:54:00Z">
        <w:r w:rsidDel="00F33E66">
          <w:delText>Real Time Dashboard</w:delText>
        </w:r>
      </w:del>
      <w:bookmarkStart w:id="302" w:name="_Toc239229542"/>
      <w:proofErr w:type="spellStart"/>
      <w:proofErr w:type="gramStart"/>
      <w:ins w:id="303" w:author="Ian Wehmeyer" w:date="2013-08-14T08:54:00Z">
        <w:r w:rsidR="00EE650A">
          <w:t>x</w:t>
        </w:r>
      </w:ins>
      <w:ins w:id="304" w:author="Ian Wehmeyer" w:date="2013-08-14T09:00:00Z">
        <w:r w:rsidR="00EE650A">
          <w:t>Q</w:t>
        </w:r>
      </w:ins>
      <w:ins w:id="305" w:author="Ian Wehmeyer" w:date="2013-08-14T08:54:00Z">
        <w:r w:rsidR="00F33E66">
          <w:t>A</w:t>
        </w:r>
      </w:ins>
      <w:proofErr w:type="spellEnd"/>
      <w:proofErr w:type="gramEnd"/>
      <w:r w:rsidR="00D55FA5" w:rsidRPr="00070AD5">
        <w:t xml:space="preserve"> User Interface</w:t>
      </w:r>
      <w:bookmarkEnd w:id="302"/>
    </w:p>
    <w:p w14:paraId="7F62FA14" w14:textId="1011245B" w:rsidR="008F268A" w:rsidRPr="00592E5A" w:rsidRDefault="008F268A" w:rsidP="008F268A">
      <w:pPr>
        <w:pStyle w:val="NormalWeb"/>
        <w:spacing w:before="0" w:beforeAutospacing="0" w:after="0" w:afterAutospacing="0"/>
        <w:rPr>
          <w:ins w:id="306" w:author="Ian Wehmeyer" w:date="2013-08-21T11:30:00Z"/>
          <w:rFonts w:ascii="Verdana" w:eastAsia="ヒラギノ角ゴ Pro W3" w:hAnsi="Verdana"/>
          <w:color w:val="000000"/>
          <w:rPrChange w:id="307" w:author="Ian Wehmeyer" w:date="2013-08-23T10:26:00Z">
            <w:rPr>
              <w:ins w:id="308" w:author="Ian Wehmeyer" w:date="2013-08-21T11:30:00Z"/>
              <w:sz w:val="24"/>
              <w:szCs w:val="24"/>
            </w:rPr>
          </w:rPrChange>
        </w:rPr>
      </w:pPr>
      <w:ins w:id="309" w:author="Ian Wehmeyer" w:date="2013-08-21T11:27:00Z">
        <w:r w:rsidRPr="00592E5A">
          <w:rPr>
            <w:rFonts w:ascii="Verdana" w:eastAsia="ヒラギノ角ゴ Pro W3" w:hAnsi="Verdana"/>
            <w:color w:val="000000"/>
            <w:rPrChange w:id="310" w:author="Ian Wehmeyer" w:date="2013-08-23T10:26:00Z">
              <w:rPr/>
            </w:rPrChange>
          </w:rPr>
          <w:t>The </w:t>
        </w:r>
        <w:proofErr w:type="spellStart"/>
        <w:r w:rsidRPr="00592E5A">
          <w:rPr>
            <w:rFonts w:ascii="Verdana" w:eastAsia="ヒラギノ角ゴ Pro W3" w:hAnsi="Verdana"/>
            <w:color w:val="000000"/>
            <w:rPrChange w:id="311" w:author="Ian Wehmeyer" w:date="2013-08-23T10:26:00Z">
              <w:rPr/>
            </w:rPrChange>
          </w:rPr>
          <w:t>xQA</w:t>
        </w:r>
        <w:proofErr w:type="spellEnd"/>
        <w:r w:rsidRPr="00592E5A">
          <w:rPr>
            <w:rFonts w:ascii="Verdana" w:eastAsia="ヒラギノ角ゴ Pro W3" w:hAnsi="Verdana"/>
            <w:color w:val="000000"/>
            <w:rPrChange w:id="312" w:author="Ian Wehmeyer" w:date="2013-08-23T10:26:00Z">
              <w:rPr/>
            </w:rPrChange>
          </w:rPr>
          <w:t> </w:t>
        </w:r>
        <w:proofErr w:type="spellStart"/>
        <w:r w:rsidRPr="00592E5A">
          <w:rPr>
            <w:rFonts w:ascii="Verdana" w:eastAsia="ヒラギノ角ゴ Pro W3" w:hAnsi="Verdana"/>
            <w:color w:val="000000"/>
            <w:rPrChange w:id="313" w:author="Ian Wehmeyer" w:date="2013-08-23T10:26:00Z">
              <w:rPr/>
            </w:rPrChange>
          </w:rPr>
          <w:t>Realtime</w:t>
        </w:r>
        <w:proofErr w:type="spellEnd"/>
        <w:r w:rsidRPr="00592E5A">
          <w:rPr>
            <w:rFonts w:ascii="Verdana" w:eastAsia="ヒラギノ角ゴ Pro W3" w:hAnsi="Verdana"/>
            <w:color w:val="000000"/>
            <w:rPrChange w:id="314" w:author="Ian Wehmeyer" w:date="2013-08-23T10:26:00Z">
              <w:rPr/>
            </w:rPrChange>
          </w:rPr>
          <w:t> Dashboards (</w:t>
        </w:r>
        <w:proofErr w:type="spellStart"/>
        <w:r w:rsidRPr="00592E5A">
          <w:rPr>
            <w:rFonts w:ascii="Verdana" w:eastAsia="ヒラギノ角ゴ Pro W3" w:hAnsi="Verdana"/>
            <w:color w:val="000000"/>
            <w:rPrChange w:id="315" w:author="Ian Wehmeyer" w:date="2013-08-23T10:26:00Z">
              <w:rPr/>
            </w:rPrChange>
          </w:rPr>
          <w:t>xQA</w:t>
        </w:r>
        <w:proofErr w:type="spellEnd"/>
        <w:r w:rsidRPr="00592E5A">
          <w:rPr>
            <w:rFonts w:ascii="Verdana" w:eastAsia="ヒラギノ角ゴ Pro W3" w:hAnsi="Verdana"/>
            <w:color w:val="000000"/>
            <w:rPrChange w:id="316" w:author="Ian Wehmeyer" w:date="2013-08-23T10:26:00Z">
              <w:rPr/>
            </w:rPrChange>
          </w:rPr>
          <w:t>) are a set of html5 web applications deployed by a </w:t>
        </w:r>
        <w:proofErr w:type="spellStart"/>
        <w:r w:rsidRPr="00592E5A">
          <w:rPr>
            <w:rFonts w:ascii="Verdana" w:eastAsia="ヒラギノ角ゴ Pro W3" w:hAnsi="Verdana"/>
            <w:color w:val="000000"/>
            <w:rPrChange w:id="317" w:author="Ian Wehmeyer" w:date="2013-08-23T10:26:00Z">
              <w:rPr/>
            </w:rPrChange>
          </w:rPr>
          <w:t>servelet</w:t>
        </w:r>
        <w:proofErr w:type="spellEnd"/>
        <w:r w:rsidRPr="00592E5A">
          <w:rPr>
            <w:rFonts w:ascii="Verdana" w:eastAsia="ヒラギノ角ゴ Pro W3" w:hAnsi="Verdana"/>
            <w:color w:val="000000"/>
            <w:rPrChange w:id="318" w:author="Ian Wehmeyer" w:date="2013-08-23T10:26:00Z">
              <w:rPr/>
            </w:rPrChange>
          </w:rPr>
          <w:t xml:space="preserve"> application on TC Server.  They </w:t>
        </w:r>
        <w:proofErr w:type="gramStart"/>
        <w:r w:rsidRPr="00592E5A">
          <w:rPr>
            <w:rFonts w:ascii="Verdana" w:eastAsia="ヒラギノ角ゴ Pro W3" w:hAnsi="Verdana"/>
            <w:color w:val="000000"/>
            <w:rPrChange w:id="319" w:author="Ian Wehmeyer" w:date="2013-08-23T10:26:00Z">
              <w:rPr/>
            </w:rPrChange>
          </w:rPr>
          <w:t>are designed to be viewed</w:t>
        </w:r>
        <w:proofErr w:type="gramEnd"/>
        <w:r w:rsidRPr="00592E5A">
          <w:rPr>
            <w:rFonts w:ascii="Verdana" w:eastAsia="ヒラギノ角ゴ Pro W3" w:hAnsi="Verdana"/>
            <w:color w:val="000000"/>
            <w:rPrChange w:id="320" w:author="Ian Wehmeyer" w:date="2013-08-23T10:26:00Z">
              <w:rPr/>
            </w:rPrChange>
          </w:rPr>
          <w:t xml:space="preserve"> on an </w:t>
        </w:r>
        <w:proofErr w:type="spellStart"/>
        <w:r w:rsidRPr="00592E5A">
          <w:rPr>
            <w:rFonts w:ascii="Verdana" w:eastAsia="ヒラギノ角ゴ Pro W3" w:hAnsi="Verdana"/>
            <w:color w:val="000000"/>
            <w:rPrChange w:id="321" w:author="Ian Wehmeyer" w:date="2013-08-23T10:26:00Z">
              <w:rPr/>
            </w:rPrChange>
          </w:rPr>
          <w:t>ipad</w:t>
        </w:r>
        <w:proofErr w:type="spellEnd"/>
        <w:r w:rsidRPr="00592E5A">
          <w:rPr>
            <w:rFonts w:ascii="Verdana" w:eastAsia="ヒラギノ角ゴ Pro W3" w:hAnsi="Verdana"/>
            <w:color w:val="000000"/>
            <w:rPrChange w:id="322" w:author="Ian Wehmeyer" w:date="2013-08-23T10:26:00Z">
              <w:rPr/>
            </w:rPrChange>
          </w:rPr>
          <w:t xml:space="preserve"> or via the chrome browser on a Mac or pc. The goal of </w:t>
        </w:r>
        <w:proofErr w:type="spellStart"/>
        <w:r w:rsidRPr="00592E5A">
          <w:rPr>
            <w:rFonts w:ascii="Verdana" w:eastAsia="ヒラギノ角ゴ Pro W3" w:hAnsi="Verdana"/>
            <w:color w:val="000000"/>
            <w:rPrChange w:id="323" w:author="Ian Wehmeyer" w:date="2013-08-23T10:26:00Z">
              <w:rPr/>
            </w:rPrChange>
          </w:rPr>
          <w:t>xQA</w:t>
        </w:r>
        <w:proofErr w:type="spellEnd"/>
        <w:r w:rsidRPr="00592E5A">
          <w:rPr>
            <w:rFonts w:ascii="Verdana" w:eastAsia="ヒラギノ角ゴ Pro W3" w:hAnsi="Verdana"/>
            <w:color w:val="000000"/>
            <w:rPrChange w:id="324" w:author="Ian Wehmeyer" w:date="2013-08-23T10:26:00Z">
              <w:rPr/>
            </w:rPrChange>
          </w:rPr>
          <w:t xml:space="preserve"> is to provide </w:t>
        </w:r>
      </w:ins>
      <w:ins w:id="325" w:author="Ian Wehmeyer" w:date="2013-08-27T11:19:00Z">
        <w:r w:rsidR="00C32F05" w:rsidRPr="00C32F05">
          <w:rPr>
            <w:rFonts w:ascii="Verdana" w:eastAsia="ヒラギノ角ゴ Pro W3" w:hAnsi="Verdana"/>
            <w:color w:val="000000"/>
          </w:rPr>
          <w:t>relevant</w:t>
        </w:r>
      </w:ins>
      <w:ins w:id="326" w:author="Ian Wehmeyer" w:date="2013-08-21T11:27:00Z">
        <w:r w:rsidRPr="00592E5A">
          <w:rPr>
            <w:rFonts w:ascii="Verdana" w:eastAsia="ヒラギノ角ゴ Pro W3" w:hAnsi="Verdana"/>
            <w:color w:val="000000"/>
            <w:rPrChange w:id="327" w:author="Ian Wehmeyer" w:date="2013-08-23T10:26:00Z">
              <w:rPr/>
            </w:rPrChange>
          </w:rPr>
          <w:t> </w:t>
        </w:r>
      </w:ins>
      <w:ins w:id="328" w:author="Ian Wehmeyer" w:date="2013-08-27T11:19:00Z">
        <w:r w:rsidR="00C32F05" w:rsidRPr="00C32F05">
          <w:rPr>
            <w:rFonts w:ascii="Verdana" w:eastAsia="ヒラギノ角ゴ Pro W3" w:hAnsi="Verdana"/>
            <w:color w:val="000000"/>
          </w:rPr>
          <w:t>real-time</w:t>
        </w:r>
      </w:ins>
      <w:ins w:id="329" w:author="Ian Wehmeyer" w:date="2013-08-21T11:27:00Z">
        <w:r w:rsidRPr="00592E5A">
          <w:rPr>
            <w:rFonts w:ascii="Verdana" w:eastAsia="ヒラギノ角ゴ Pro W3" w:hAnsi="Verdana"/>
            <w:color w:val="000000"/>
            <w:rPrChange w:id="330" w:author="Ian Wehmeyer" w:date="2013-08-23T10:26:00Z">
              <w:rPr/>
            </w:rPrChange>
          </w:rPr>
          <w:t xml:space="preserve"> information in a very consumable format that is both intuitive and aesthetically pleasing. Once loaded the </w:t>
        </w:r>
        <w:proofErr w:type="spellStart"/>
        <w:r w:rsidRPr="00592E5A">
          <w:rPr>
            <w:rFonts w:ascii="Verdana" w:eastAsia="ヒラギノ角ゴ Pro W3" w:hAnsi="Verdana"/>
            <w:color w:val="000000"/>
            <w:rPrChange w:id="331" w:author="Ian Wehmeyer" w:date="2013-08-23T10:26:00Z">
              <w:rPr>
                <w:sz w:val="24"/>
                <w:szCs w:val="24"/>
              </w:rPr>
            </w:rPrChange>
          </w:rPr>
          <w:t>xQA</w:t>
        </w:r>
        <w:proofErr w:type="spellEnd"/>
        <w:r w:rsidRPr="00592E5A">
          <w:rPr>
            <w:rFonts w:ascii="Verdana" w:eastAsia="ヒラギノ角ゴ Pro W3" w:hAnsi="Verdana"/>
            <w:color w:val="000000"/>
            <w:rPrChange w:id="332" w:author="Ian Wehmeyer" w:date="2013-08-23T10:26:00Z">
              <w:rPr>
                <w:sz w:val="24"/>
                <w:szCs w:val="24"/>
              </w:rPr>
            </w:rPrChange>
          </w:rPr>
          <w:t xml:space="preserve"> applications </w:t>
        </w:r>
      </w:ins>
      <w:ins w:id="333" w:author="Ian Wehmeyer" w:date="2013-08-27T11:19:00Z">
        <w:r w:rsidR="00C32F05" w:rsidRPr="00C32F05">
          <w:rPr>
            <w:rFonts w:ascii="Verdana" w:eastAsia="ヒラギノ角ゴ Pro W3" w:hAnsi="Verdana"/>
            <w:color w:val="000000"/>
          </w:rPr>
          <w:t>communicate</w:t>
        </w:r>
      </w:ins>
      <w:ins w:id="334" w:author="Ian Wehmeyer" w:date="2013-08-21T11:27:00Z">
        <w:r w:rsidRPr="00592E5A">
          <w:rPr>
            <w:rFonts w:ascii="Verdana" w:eastAsia="ヒラギノ角ゴ Pro W3" w:hAnsi="Verdana"/>
            <w:color w:val="000000"/>
            <w:rPrChange w:id="335" w:author="Ian Wehmeyer" w:date="2013-08-23T10:26:00Z">
              <w:rPr>
                <w:sz w:val="24"/>
                <w:szCs w:val="24"/>
              </w:rPr>
            </w:rPrChange>
          </w:rPr>
          <w:t xml:space="preserve"> with web service end points via Ajax to maintain a flowing user experience. </w:t>
        </w:r>
        <w:proofErr w:type="spellStart"/>
        <w:proofErr w:type="gramStart"/>
        <w:r w:rsidRPr="00592E5A">
          <w:rPr>
            <w:rFonts w:ascii="Verdana" w:eastAsia="ヒラギノ角ゴ Pro W3" w:hAnsi="Verdana"/>
            <w:color w:val="000000"/>
            <w:rPrChange w:id="336" w:author="Ian Wehmeyer" w:date="2013-08-23T10:26:00Z">
              <w:rPr>
                <w:sz w:val="24"/>
                <w:szCs w:val="24"/>
              </w:rPr>
            </w:rPrChange>
          </w:rPr>
          <w:t>xQA</w:t>
        </w:r>
        <w:proofErr w:type="spellEnd"/>
        <w:proofErr w:type="gramEnd"/>
        <w:r w:rsidRPr="00592E5A">
          <w:rPr>
            <w:rFonts w:ascii="Verdana" w:eastAsia="ヒラギノ角ゴ Pro W3" w:hAnsi="Verdana"/>
            <w:color w:val="000000"/>
            <w:rPrChange w:id="337" w:author="Ian Wehmeyer" w:date="2013-08-23T10:26:00Z">
              <w:rPr>
                <w:sz w:val="24"/>
                <w:szCs w:val="24"/>
              </w:rPr>
            </w:rPrChange>
          </w:rPr>
          <w:t xml:space="preserve"> is very visual, allowing the users easily compare data, recognize trends, and respond to anomalies. </w:t>
        </w:r>
      </w:ins>
    </w:p>
    <w:p w14:paraId="06090F7A" w14:textId="77777777" w:rsidR="00206E5D" w:rsidRPr="00592E5A" w:rsidRDefault="00206E5D" w:rsidP="008F268A">
      <w:pPr>
        <w:pStyle w:val="NormalWeb"/>
        <w:spacing w:before="0" w:beforeAutospacing="0" w:after="0" w:afterAutospacing="0"/>
        <w:rPr>
          <w:ins w:id="338" w:author="Ian Wehmeyer" w:date="2013-08-21T11:30:00Z"/>
          <w:rFonts w:ascii="Verdana" w:eastAsia="ヒラギノ角ゴ Pro W3" w:hAnsi="Verdana"/>
          <w:color w:val="000000"/>
          <w:rPrChange w:id="339" w:author="Ian Wehmeyer" w:date="2013-08-23T10:26:00Z">
            <w:rPr>
              <w:ins w:id="340" w:author="Ian Wehmeyer" w:date="2013-08-21T11:30:00Z"/>
              <w:sz w:val="24"/>
              <w:szCs w:val="24"/>
            </w:rPr>
          </w:rPrChange>
        </w:rPr>
      </w:pPr>
    </w:p>
    <w:p w14:paraId="24A369ED" w14:textId="69464427" w:rsidR="00206E5D" w:rsidRPr="00592E5A" w:rsidRDefault="00206E5D" w:rsidP="008F268A">
      <w:pPr>
        <w:pStyle w:val="NormalWeb"/>
        <w:spacing w:before="0" w:beforeAutospacing="0" w:after="0" w:afterAutospacing="0"/>
        <w:rPr>
          <w:ins w:id="341" w:author="Ian Wehmeyer" w:date="2013-08-21T11:30:00Z"/>
          <w:rFonts w:ascii="Verdana" w:eastAsia="ヒラギノ角ゴ Pro W3" w:hAnsi="Verdana"/>
          <w:color w:val="000000"/>
          <w:rPrChange w:id="342" w:author="Ian Wehmeyer" w:date="2013-08-23T10:26:00Z">
            <w:rPr>
              <w:ins w:id="343" w:author="Ian Wehmeyer" w:date="2013-08-21T11:30:00Z"/>
              <w:sz w:val="24"/>
              <w:szCs w:val="24"/>
            </w:rPr>
          </w:rPrChange>
        </w:rPr>
      </w:pPr>
      <w:ins w:id="344" w:author="Ian Wehmeyer" w:date="2013-08-21T11:30:00Z">
        <w:r w:rsidRPr="00592E5A">
          <w:rPr>
            <w:rFonts w:ascii="Verdana" w:eastAsia="ヒラギノ角ゴ Pro W3" w:hAnsi="Verdana"/>
            <w:color w:val="000000"/>
            <w:rPrChange w:id="345" w:author="Ian Wehmeyer" w:date="2013-08-23T10:26:00Z">
              <w:rPr>
                <w:sz w:val="24"/>
                <w:szCs w:val="24"/>
              </w:rPr>
            </w:rPrChange>
          </w:rPr>
          <w:t xml:space="preserve">Currently there are 4 </w:t>
        </w:r>
        <w:proofErr w:type="spellStart"/>
        <w:r w:rsidRPr="00592E5A">
          <w:rPr>
            <w:rFonts w:ascii="Verdana" w:eastAsia="ヒラギノ角ゴ Pro W3" w:hAnsi="Verdana"/>
            <w:color w:val="000000"/>
            <w:rPrChange w:id="346" w:author="Ian Wehmeyer" w:date="2013-08-23T10:26:00Z">
              <w:rPr>
                <w:sz w:val="24"/>
                <w:szCs w:val="24"/>
              </w:rPr>
            </w:rPrChange>
          </w:rPr>
          <w:t>xQA</w:t>
        </w:r>
        <w:proofErr w:type="spellEnd"/>
        <w:r w:rsidRPr="00592E5A">
          <w:rPr>
            <w:rFonts w:ascii="Verdana" w:eastAsia="ヒラギノ角ゴ Pro W3" w:hAnsi="Verdana"/>
            <w:color w:val="000000"/>
            <w:rPrChange w:id="347" w:author="Ian Wehmeyer" w:date="2013-08-23T10:26:00Z">
              <w:rPr>
                <w:sz w:val="24"/>
                <w:szCs w:val="24"/>
              </w:rPr>
            </w:rPrChange>
          </w:rPr>
          <w:t xml:space="preserve"> Applications:</w:t>
        </w:r>
      </w:ins>
    </w:p>
    <w:p w14:paraId="2C238230" w14:textId="77777777" w:rsidR="00206E5D" w:rsidRPr="00592E5A" w:rsidRDefault="00206E5D" w:rsidP="008F268A">
      <w:pPr>
        <w:pStyle w:val="NormalWeb"/>
        <w:spacing w:before="0" w:beforeAutospacing="0" w:after="0" w:afterAutospacing="0"/>
        <w:rPr>
          <w:ins w:id="348" w:author="Ian Wehmeyer" w:date="2013-08-21T11:27:00Z"/>
          <w:rFonts w:ascii="Verdana" w:eastAsia="ヒラギノ角ゴ Pro W3" w:hAnsi="Verdana"/>
          <w:color w:val="000000"/>
          <w:rPrChange w:id="349" w:author="Ian Wehmeyer" w:date="2013-08-23T10:26:00Z">
            <w:rPr>
              <w:ins w:id="350" w:author="Ian Wehmeyer" w:date="2013-08-21T11:27:00Z"/>
            </w:rPr>
          </w:rPrChange>
        </w:rPr>
      </w:pPr>
    </w:p>
    <w:p w14:paraId="7C50BBDD" w14:textId="389D2360" w:rsidR="00D55FA5" w:rsidDel="008F268A" w:rsidRDefault="00607EDF" w:rsidP="00D55FA5">
      <w:pPr>
        <w:pStyle w:val="BodyA"/>
        <w:rPr>
          <w:del w:id="351" w:author="Ian Wehmeyer" w:date="2013-08-21T11:27:00Z"/>
        </w:rPr>
      </w:pPr>
      <w:del w:id="352" w:author="Ian Wehmeyer" w:date="2013-08-21T11:27:00Z">
        <w:r w:rsidDel="008F268A">
          <w:delText xml:space="preserve">The </w:delText>
        </w:r>
      </w:del>
      <w:del w:id="353" w:author="Ian Wehmeyer" w:date="2013-08-14T08:54:00Z">
        <w:r w:rsidDel="00F33E66">
          <w:delText>RTD</w:delText>
        </w:r>
      </w:del>
      <w:del w:id="354" w:author="Ian Wehmeyer" w:date="2013-08-21T11:27:00Z">
        <w:r w:rsidR="00D55FA5" w:rsidDel="008F268A">
          <w:delText xml:space="preserve"> user interface provides the following functionality</w:delText>
        </w:r>
      </w:del>
      <w:del w:id="355" w:author="Ian Wehmeyer" w:date="2013-08-14T11:53:00Z">
        <w:r w:rsidR="00D55FA5" w:rsidDel="00776CB4">
          <w:delText>.</w:delText>
        </w:r>
      </w:del>
    </w:p>
    <w:p w14:paraId="7C50BBDE" w14:textId="7BFF2842" w:rsidR="00D55FA5" w:rsidRDefault="00D55FA5" w:rsidP="007653A7">
      <w:pPr>
        <w:pStyle w:val="BodyA"/>
        <w:ind w:left="792" w:firstLine="0"/>
        <w:jc w:val="left"/>
      </w:pPr>
      <w:del w:id="356" w:author="Ian Wehmeyer" w:date="2013-08-21T11:31:00Z">
        <w:r w:rsidDel="00206E5D">
          <w:delText>Executive Summary</w:delText>
        </w:r>
      </w:del>
      <w:ins w:id="357" w:author="Ian Wehmeyer" w:date="2013-08-21T11:31:00Z">
        <w:r w:rsidR="00206E5D">
          <w:t>FP+ Dashboard</w:t>
        </w:r>
      </w:ins>
      <w:ins w:id="358" w:author="Ian Wehmeyer" w:date="2013-08-14T11:54:00Z">
        <w:r w:rsidR="00776CB4">
          <w:t xml:space="preserve">: </w:t>
        </w:r>
      </w:ins>
      <w:ins w:id="359" w:author="Ian Wehmeyer" w:date="2013-08-14T11:55:00Z">
        <w:r w:rsidR="00776CB4" w:rsidRPr="00776CB4">
          <w:t>http://nl-flfa-00454.wdw.disney.com</w:t>
        </w:r>
        <w:proofErr w:type="gramStart"/>
        <w:r w:rsidR="00776CB4" w:rsidRPr="00776CB4">
          <w:t>:8080</w:t>
        </w:r>
        <w:proofErr w:type="gramEnd"/>
        <w:r w:rsidR="00776CB4" w:rsidRPr="00776CB4">
          <w:t>/xi/</w:t>
        </w:r>
      </w:ins>
    </w:p>
    <w:p w14:paraId="045D1D0A" w14:textId="02B57C4A" w:rsidR="00206E5D" w:rsidRDefault="00D55FA5" w:rsidP="00D55FA5">
      <w:pPr>
        <w:pStyle w:val="BodyA"/>
        <w:numPr>
          <w:ilvl w:val="0"/>
          <w:numId w:val="22"/>
        </w:numPr>
        <w:tabs>
          <w:tab w:val="clear" w:pos="360"/>
          <w:tab w:val="num" w:pos="1152"/>
        </w:tabs>
        <w:ind w:left="1152" w:hanging="360"/>
        <w:jc w:val="left"/>
        <w:rPr>
          <w:ins w:id="360" w:author="Ian Wehmeyer" w:date="2013-08-21T11:34:00Z"/>
        </w:rPr>
      </w:pPr>
      <w:del w:id="361" w:author="Ian Wehmeyer" w:date="2013-08-21T11:33:00Z">
        <w:r w:rsidDel="00206E5D">
          <w:delText>Executive</w:delText>
        </w:r>
        <w:r w:rsidR="00607EDF" w:rsidDel="00206E5D">
          <w:delText xml:space="preserve"> Summary is the main page</w:delText>
        </w:r>
        <w:r w:rsidDel="00206E5D">
          <w:delText>.</w:delText>
        </w:r>
      </w:del>
      <w:ins w:id="362" w:author="Ian Wehmeyer" w:date="2013-08-21T11:33:00Z">
        <w:r w:rsidR="00206E5D">
          <w:t xml:space="preserve">The FP+ Dashboard </w:t>
        </w:r>
      </w:ins>
      <w:ins w:id="363" w:author="Ian Wehmeyer" w:date="2013-08-21T11:34:00Z">
        <w:r w:rsidR="00206E5D">
          <w:t xml:space="preserve">is a real time </w:t>
        </w:r>
        <w:proofErr w:type="spellStart"/>
        <w:r w:rsidR="00206E5D">
          <w:t>FastPass</w:t>
        </w:r>
        <w:proofErr w:type="spellEnd"/>
        <w:r w:rsidR="00206E5D">
          <w:t xml:space="preserve">+ centric application that provides current </w:t>
        </w:r>
        <w:proofErr w:type="spellStart"/>
        <w:r w:rsidR="00206E5D">
          <w:t>FastPass</w:t>
        </w:r>
        <w:proofErr w:type="spellEnd"/>
        <w:r w:rsidR="00206E5D">
          <w:t xml:space="preserve">+ data for Queues, Wait times, Entitlements, </w:t>
        </w:r>
        <w:proofErr w:type="spellStart"/>
        <w:r w:rsidR="00206E5D">
          <w:t>Offersets</w:t>
        </w:r>
        <w:proofErr w:type="spellEnd"/>
        <w:r w:rsidR="00206E5D">
          <w:t xml:space="preserve">, and Blue Lanes.  Data for MK, HS, Epcot, and AK are included.   </w:t>
        </w:r>
      </w:ins>
    </w:p>
    <w:p w14:paraId="7C50BBDF" w14:textId="032FC4BB" w:rsidR="00D55FA5" w:rsidRDefault="00D55FA5">
      <w:pPr>
        <w:pStyle w:val="BodyA"/>
        <w:jc w:val="left"/>
        <w:rPr>
          <w:ins w:id="364" w:author="Ian Wehmeyer" w:date="2013-07-31T16:13:00Z"/>
        </w:rPr>
        <w:pPrChange w:id="365" w:author="Ian Wehmeyer" w:date="2013-08-21T11:36:00Z">
          <w:pPr>
            <w:pStyle w:val="BodyA"/>
            <w:numPr>
              <w:numId w:val="22"/>
            </w:numPr>
            <w:tabs>
              <w:tab w:val="num" w:pos="360"/>
              <w:tab w:val="num" w:pos="1152"/>
            </w:tabs>
            <w:ind w:left="1152" w:hanging="360"/>
            <w:jc w:val="left"/>
          </w:pPr>
        </w:pPrChange>
      </w:pPr>
      <w:del w:id="366" w:author="Ian Wehmeyer" w:date="2013-08-21T11:34:00Z">
        <w:r w:rsidDel="00206E5D">
          <w:delText xml:space="preserve">  It provides a high level view of entitlements, queue counts, and offerset redemption distribution. Executive Summary is viewable for today, yesterday, to date or for any specified date.</w:delText>
        </w:r>
      </w:del>
      <w:ins w:id="367" w:author="Ian Wehmeyer" w:date="2013-08-14T11:53:00Z">
        <w:r w:rsidR="00776CB4">
          <w:t xml:space="preserve">  </w:t>
        </w:r>
      </w:ins>
    </w:p>
    <w:p w14:paraId="5B632222" w14:textId="04D0338A" w:rsidR="006856D8" w:rsidDel="00206E5D" w:rsidRDefault="00AB7E3C">
      <w:pPr>
        <w:pStyle w:val="BodyA"/>
        <w:jc w:val="left"/>
        <w:rPr>
          <w:del w:id="368" w:author="Ian Wehmeyer" w:date="2013-08-21T11:30:00Z"/>
        </w:rPr>
        <w:pPrChange w:id="369" w:author="Ian Wehmeyer" w:date="2013-07-31T16:13:00Z">
          <w:pPr>
            <w:pStyle w:val="BodyA"/>
            <w:numPr>
              <w:numId w:val="22"/>
            </w:numPr>
            <w:tabs>
              <w:tab w:val="num" w:pos="360"/>
              <w:tab w:val="num" w:pos="1152"/>
            </w:tabs>
            <w:ind w:left="1152" w:hanging="360"/>
            <w:jc w:val="left"/>
          </w:pPr>
        </w:pPrChange>
      </w:pPr>
      <w:ins w:id="370" w:author="Ian Wehmeyer" w:date="2013-08-27T11:27:00Z">
        <w:r>
          <w:rPr>
            <w:noProof/>
          </w:rPr>
          <w:drawing>
            <wp:inline distT="0" distB="0" distL="0" distR="0" wp14:anchorId="4255F8A5" wp14:editId="1F43DFF6">
              <wp:extent cx="5943600" cy="404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27 at 11.27.25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41775"/>
                      </a:xfrm>
                      <a:prstGeom prst="rect">
                        <a:avLst/>
                      </a:prstGeom>
                    </pic:spPr>
                  </pic:pic>
                </a:graphicData>
              </a:graphic>
            </wp:inline>
          </w:drawing>
        </w:r>
      </w:ins>
    </w:p>
    <w:p w14:paraId="7C50BBE0" w14:textId="76C081E1" w:rsidR="00D55FA5" w:rsidRPr="00206E5D" w:rsidDel="00206E5D" w:rsidRDefault="00D55FA5">
      <w:pPr>
        <w:spacing w:after="0" w:line="240" w:lineRule="auto"/>
        <w:rPr>
          <w:del w:id="371" w:author="Ian Wehmeyer" w:date="2013-08-21T11:30:00Z"/>
        </w:rPr>
        <w:pPrChange w:id="372" w:author="Ian Wehmeyer" w:date="2013-08-21T11:30:00Z">
          <w:pPr>
            <w:pStyle w:val="BodyA"/>
            <w:ind w:left="792" w:firstLine="0"/>
            <w:jc w:val="left"/>
          </w:pPr>
        </w:pPrChange>
      </w:pPr>
      <w:del w:id="373" w:author="Ian Wehmeyer" w:date="2013-08-21T11:30:00Z">
        <w:r w:rsidDel="00206E5D">
          <w:delText>Entitlements</w:delText>
        </w:r>
      </w:del>
    </w:p>
    <w:p w14:paraId="4EF523E5" w14:textId="0D2652EE" w:rsidR="006856D8" w:rsidRDefault="00D55FA5">
      <w:pPr>
        <w:pStyle w:val="BodyA"/>
        <w:jc w:val="left"/>
        <w:pPrChange w:id="374" w:author="Ian Wehmeyer" w:date="2013-08-21T11:30:00Z">
          <w:pPr>
            <w:pStyle w:val="BodyA"/>
            <w:numPr>
              <w:numId w:val="22"/>
            </w:numPr>
            <w:tabs>
              <w:tab w:val="num" w:pos="360"/>
              <w:tab w:val="num" w:pos="1152"/>
            </w:tabs>
            <w:ind w:left="1152" w:hanging="360"/>
            <w:jc w:val="left"/>
          </w:pPr>
        </w:pPrChange>
      </w:pPr>
      <w:del w:id="375" w:author="Ian Wehmeyer" w:date="2013-08-21T11:30:00Z">
        <w:r w:rsidDel="00206E5D">
          <w:delText>The Entitlements view allows a user to drill down into the entitlements data. Redemptions are broken down by attraction. They can be viewed hourly and information about ridership and individual riders can be viewed as well. Entitlements are viewable for today, yesterday, to date or for any specified date.</w:delText>
        </w:r>
      </w:del>
    </w:p>
    <w:p w14:paraId="2F788AEF" w14:textId="77777777" w:rsidR="006856D8" w:rsidRDefault="006856D8">
      <w:pPr>
        <w:spacing w:after="0" w:line="240" w:lineRule="auto"/>
        <w:rPr>
          <w:ins w:id="376" w:author="Ian Wehmeyer" w:date="2013-07-31T16:19:00Z"/>
          <w:rFonts w:eastAsia="ヒラギノ角ゴ Pro W3"/>
          <w:color w:val="000000"/>
          <w:szCs w:val="20"/>
        </w:rPr>
      </w:pPr>
      <w:ins w:id="377" w:author="Ian Wehmeyer" w:date="2013-07-31T16:19:00Z">
        <w:r>
          <w:br w:type="page"/>
        </w:r>
      </w:ins>
    </w:p>
    <w:p w14:paraId="7C50BBE2" w14:textId="7480AB58" w:rsidR="00D55FA5" w:rsidDel="00206E5D" w:rsidRDefault="00D55FA5" w:rsidP="007653A7">
      <w:pPr>
        <w:pStyle w:val="BodyA"/>
        <w:ind w:left="792" w:firstLine="0"/>
        <w:jc w:val="left"/>
        <w:rPr>
          <w:del w:id="378" w:author="Ian Wehmeyer" w:date="2013-08-21T11:30:00Z"/>
        </w:rPr>
      </w:pPr>
      <w:del w:id="379" w:author="Ian Wehmeyer" w:date="2013-08-21T11:30:00Z">
        <w:r w:rsidDel="00206E5D">
          <w:lastRenderedPageBreak/>
          <w:delText>Blue lanes</w:delText>
        </w:r>
      </w:del>
    </w:p>
    <w:p w14:paraId="2D5C5E08" w14:textId="1A895516" w:rsidR="006856D8" w:rsidDel="00206E5D" w:rsidRDefault="00D55FA5">
      <w:pPr>
        <w:pStyle w:val="BodyA"/>
        <w:jc w:val="left"/>
        <w:rPr>
          <w:del w:id="380" w:author="Ian Wehmeyer" w:date="2013-08-21T11:30:00Z"/>
        </w:rPr>
        <w:pPrChange w:id="381" w:author="Ian Wehmeyer" w:date="2013-07-31T16:19:00Z">
          <w:pPr>
            <w:pStyle w:val="BodyA"/>
            <w:numPr>
              <w:numId w:val="22"/>
            </w:numPr>
            <w:tabs>
              <w:tab w:val="num" w:pos="360"/>
              <w:tab w:val="num" w:pos="1152"/>
            </w:tabs>
            <w:ind w:left="1152" w:hanging="360"/>
            <w:jc w:val="left"/>
          </w:pPr>
        </w:pPrChange>
      </w:pPr>
      <w:del w:id="382" w:author="Ian Wehmeyer" w:date="2013-08-21T11:30:00Z">
        <w:r w:rsidDel="00206E5D">
          <w:delText>Blue lanes are broken down by attraction. Blue lanes are also broken down by reason code. Blue lanes and overrides are viewable for today, yesterday, to date or for any specified date.</w:delText>
        </w:r>
      </w:del>
    </w:p>
    <w:p w14:paraId="3F1E6383" w14:textId="5243971D" w:rsidR="00F521B8" w:rsidRDefault="00F521B8">
      <w:pPr>
        <w:pStyle w:val="BodyA"/>
        <w:jc w:val="left"/>
        <w:rPr>
          <w:ins w:id="383" w:author="Ian Wehmeyer" w:date="2013-07-31T16:20:00Z"/>
        </w:rPr>
        <w:pPrChange w:id="384" w:author="Ian Wehmeyer" w:date="2013-08-21T11:30:00Z">
          <w:pPr>
            <w:spacing w:after="0" w:line="240" w:lineRule="auto"/>
          </w:pPr>
        </w:pPrChange>
      </w:pPr>
    </w:p>
    <w:p w14:paraId="7C50BBE4" w14:textId="0CF5CF08" w:rsidR="00D55FA5" w:rsidRDefault="00607EDF" w:rsidP="007653A7">
      <w:pPr>
        <w:pStyle w:val="BodyA"/>
        <w:ind w:left="792" w:firstLine="0"/>
        <w:jc w:val="left"/>
      </w:pPr>
      <w:r>
        <w:t>Recruitment Screen</w:t>
      </w:r>
      <w:ins w:id="385" w:author="Ian Wehmeyer" w:date="2013-08-14T11:55:00Z">
        <w:r w:rsidR="00776CB4">
          <w:t xml:space="preserve">: </w:t>
        </w:r>
        <w:r w:rsidR="00776CB4" w:rsidRPr="00776CB4">
          <w:t>http://nl-flfa-00454.wdw.disney.com</w:t>
        </w:r>
        <w:proofErr w:type="gramStart"/>
        <w:r w:rsidR="00776CB4" w:rsidRPr="00776CB4">
          <w:t>:8080</w:t>
        </w:r>
        <w:proofErr w:type="gramEnd"/>
        <w:r w:rsidR="00776CB4" w:rsidRPr="00776CB4">
          <w:t>/xi/</w:t>
        </w:r>
        <w:r w:rsidR="00776CB4">
          <w:t>daily.html</w:t>
        </w:r>
      </w:ins>
    </w:p>
    <w:p w14:paraId="0E2A0715" w14:textId="358E9E7B" w:rsidR="00607EDF" w:rsidRDefault="00D55FA5" w:rsidP="00607EDF">
      <w:pPr>
        <w:pStyle w:val="BodyA"/>
        <w:numPr>
          <w:ilvl w:val="0"/>
          <w:numId w:val="22"/>
        </w:numPr>
        <w:tabs>
          <w:tab w:val="clear" w:pos="360"/>
          <w:tab w:val="num" w:pos="1152"/>
        </w:tabs>
        <w:ind w:left="1152" w:hanging="360"/>
        <w:jc w:val="left"/>
        <w:rPr>
          <w:ins w:id="386" w:author="Ian Wehmeyer" w:date="2013-07-31T16:19:00Z"/>
        </w:rPr>
      </w:pPr>
      <w:r>
        <w:t>The</w:t>
      </w:r>
      <w:del w:id="387" w:author="Ian Wehmeyer" w:date="2013-08-21T11:32:00Z">
        <w:r w:rsidDel="00206E5D">
          <w:delText xml:space="preserve"> Daily</w:delText>
        </w:r>
      </w:del>
      <w:r>
        <w:t xml:space="preserve"> </w:t>
      </w:r>
      <w:del w:id="388" w:author="Ian Wehmeyer" w:date="2013-08-21T11:32:00Z">
        <w:r w:rsidDel="00206E5D">
          <w:delText>Recruiting Report</w:delText>
        </w:r>
      </w:del>
      <w:ins w:id="389" w:author="Ian Wehmeyer" w:date="2013-08-21T11:32:00Z">
        <w:r w:rsidR="00206E5D">
          <w:t>Recruitment Dashboard</w:t>
        </w:r>
      </w:ins>
      <w:r>
        <w:t xml:space="preserve"> </w:t>
      </w:r>
      <w:del w:id="390" w:author="Ian Wehmeyer" w:date="2013-08-21T11:32:00Z">
        <w:r w:rsidDel="00206E5D">
          <w:delText>is a stand</w:delText>
        </w:r>
        <w:r w:rsidR="007653A7" w:rsidDel="00206E5D">
          <w:delText>-</w:delText>
        </w:r>
        <w:r w:rsidDel="00206E5D">
          <w:delText xml:space="preserve">alone page that </w:delText>
        </w:r>
      </w:del>
      <w:r>
        <w:t xml:space="preserve">displays the total number of </w:t>
      </w:r>
      <w:r w:rsidR="00607EDF">
        <w:t>Guests that are due to arrive for a current day, their distribution throughout the Parks, and how early they booked their experiences.</w:t>
      </w:r>
    </w:p>
    <w:p w14:paraId="3E76ADCB" w14:textId="6B0ECDC4" w:rsidR="006856D8" w:rsidRDefault="00AB7E3C">
      <w:pPr>
        <w:pStyle w:val="BodyA"/>
        <w:jc w:val="left"/>
        <w:pPrChange w:id="391" w:author="Ian Wehmeyer" w:date="2013-07-31T16:19:00Z">
          <w:pPr>
            <w:pStyle w:val="BodyA"/>
            <w:numPr>
              <w:numId w:val="22"/>
            </w:numPr>
            <w:tabs>
              <w:tab w:val="num" w:pos="360"/>
              <w:tab w:val="num" w:pos="1152"/>
            </w:tabs>
            <w:ind w:left="1152" w:hanging="360"/>
            <w:jc w:val="left"/>
          </w:pPr>
        </w:pPrChange>
      </w:pPr>
      <w:ins w:id="392" w:author="Ian Wehmeyer" w:date="2013-08-27T11:26:00Z">
        <w:r>
          <w:rPr>
            <w:noProof/>
          </w:rPr>
          <w:drawing>
            <wp:inline distT="0" distB="0" distL="0" distR="0" wp14:anchorId="31F8DB8E" wp14:editId="6F9E4809">
              <wp:extent cx="5943600" cy="4010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27 at 11.26.24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ins>
    </w:p>
    <w:p w14:paraId="66556BE6" w14:textId="77777777" w:rsidR="000E0300" w:rsidRDefault="000E0300">
      <w:pPr>
        <w:spacing w:after="0" w:line="240" w:lineRule="auto"/>
        <w:rPr>
          <w:ins w:id="393" w:author="Ian Wehmeyer" w:date="2013-08-01T13:05:00Z"/>
          <w:rFonts w:eastAsia="ヒラギノ角ゴ Pro W3"/>
          <w:color w:val="000000"/>
          <w:szCs w:val="20"/>
        </w:rPr>
      </w:pPr>
      <w:ins w:id="394" w:author="Ian Wehmeyer" w:date="2013-08-01T13:05:00Z">
        <w:r>
          <w:br w:type="page"/>
        </w:r>
      </w:ins>
    </w:p>
    <w:p w14:paraId="4D0CA0B8" w14:textId="5CA978AA" w:rsidR="00607EDF" w:rsidRDefault="00607EDF">
      <w:pPr>
        <w:pStyle w:val="BodyA"/>
        <w:jc w:val="left"/>
        <w:pPrChange w:id="395" w:author="Ian Wehmeyer" w:date="2013-08-23T10:26:00Z">
          <w:pPr>
            <w:pStyle w:val="BodyA"/>
            <w:ind w:left="792" w:firstLine="0"/>
            <w:jc w:val="left"/>
          </w:pPr>
        </w:pPrChange>
      </w:pPr>
      <w:r>
        <w:lastRenderedPageBreak/>
        <w:t>Park Entry</w:t>
      </w:r>
      <w:ins w:id="396" w:author="Ian Wehmeyer" w:date="2013-08-14T11:55:00Z">
        <w:r w:rsidR="00776CB4">
          <w:t xml:space="preserve">: </w:t>
        </w:r>
        <w:r w:rsidR="00776CB4" w:rsidRPr="00776CB4">
          <w:t>http://nl-flfa-00454.wdw.disney.com</w:t>
        </w:r>
        <w:proofErr w:type="gramStart"/>
        <w:r w:rsidR="00776CB4" w:rsidRPr="00776CB4">
          <w:t>:8080</w:t>
        </w:r>
        <w:proofErr w:type="gramEnd"/>
        <w:r w:rsidR="00776CB4" w:rsidRPr="00776CB4">
          <w:t>/xi/</w:t>
        </w:r>
        <w:r w:rsidR="00776CB4">
          <w:t>entry</w:t>
        </w:r>
      </w:ins>
      <w:ins w:id="397" w:author="Ian Wehmeyer" w:date="2013-08-14T11:56:00Z">
        <w:r w:rsidR="00776CB4">
          <w:t>.html</w:t>
        </w:r>
      </w:ins>
    </w:p>
    <w:p w14:paraId="719F4148" w14:textId="32CE0120" w:rsidR="00607EDF" w:rsidRDefault="00607EDF" w:rsidP="00607EDF">
      <w:pPr>
        <w:pStyle w:val="BodyA"/>
        <w:numPr>
          <w:ilvl w:val="0"/>
          <w:numId w:val="22"/>
        </w:numPr>
        <w:tabs>
          <w:tab w:val="clear" w:pos="360"/>
          <w:tab w:val="num" w:pos="1152"/>
        </w:tabs>
        <w:ind w:left="1152" w:hanging="360"/>
        <w:jc w:val="left"/>
        <w:rPr>
          <w:ins w:id="398" w:author="Ian Wehmeyer" w:date="2013-08-01T13:03:00Z"/>
        </w:rPr>
      </w:pPr>
      <w:del w:id="399" w:author="Ian Wehmeyer" w:date="2013-08-21T11:28:00Z">
        <w:r w:rsidDel="00206E5D">
          <w:delText>Park Entry shows Green lane and Blue lane occurrences at a Park and World level.</w:delText>
        </w:r>
      </w:del>
      <w:ins w:id="400" w:author="Ian Wehmeyer" w:date="2013-08-21T11:28:00Z">
        <w:r w:rsidR="00206E5D" w:rsidRPr="00206E5D">
          <w:rPr>
            <w:rPrChange w:id="401" w:author="Ian Wehmeyer" w:date="2013-08-21T11:28:00Z">
              <w:rPr>
                <w:rFonts w:eastAsia="Times New Roman"/>
                <w:sz w:val="24"/>
                <w:szCs w:val="24"/>
              </w:rPr>
            </w:rPrChange>
          </w:rPr>
          <w:t>This application displays park entry events and blue lane events as they happen. It includes daily running totals. It also includes control variance to allow alerting when entry to blue lane ratios drop below the settable expected threshold.</w:t>
        </w:r>
      </w:ins>
    </w:p>
    <w:p w14:paraId="50A59252" w14:textId="297396FC" w:rsidR="000E0300" w:rsidRDefault="000E0300">
      <w:pPr>
        <w:pStyle w:val="BodyA"/>
        <w:jc w:val="left"/>
        <w:pPrChange w:id="402" w:author="Ian Wehmeyer" w:date="2013-08-01T13:03:00Z">
          <w:pPr>
            <w:pStyle w:val="BodyA"/>
            <w:numPr>
              <w:numId w:val="22"/>
            </w:numPr>
            <w:tabs>
              <w:tab w:val="num" w:pos="360"/>
              <w:tab w:val="num" w:pos="1152"/>
            </w:tabs>
            <w:ind w:left="1152" w:hanging="360"/>
            <w:jc w:val="left"/>
          </w:pPr>
        </w:pPrChange>
      </w:pPr>
      <w:ins w:id="403" w:author="Ian Wehmeyer" w:date="2013-08-01T13:04:00Z">
        <w:r>
          <w:rPr>
            <w:noProof/>
          </w:rPr>
          <w:drawing>
            <wp:inline distT="0" distB="0" distL="0" distR="0" wp14:anchorId="52741D2F" wp14:editId="4C3AFCEF">
              <wp:extent cx="6065096" cy="39624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1 at 1.03.38 PM.png"/>
                      <pic:cNvPicPr/>
                    </pic:nvPicPr>
                    <pic:blipFill>
                      <a:blip r:embed="rId16">
                        <a:extLst>
                          <a:ext uri="{28A0092B-C50C-407E-A947-70E740481C1C}">
                            <a14:useLocalDpi xmlns:a14="http://schemas.microsoft.com/office/drawing/2010/main" val="0"/>
                          </a:ext>
                        </a:extLst>
                      </a:blip>
                      <a:stretch>
                        <a:fillRect/>
                      </a:stretch>
                    </pic:blipFill>
                    <pic:spPr>
                      <a:xfrm>
                        <a:off x="0" y="0"/>
                        <a:ext cx="6066101" cy="3963057"/>
                      </a:xfrm>
                      <a:prstGeom prst="rect">
                        <a:avLst/>
                      </a:prstGeom>
                    </pic:spPr>
                  </pic:pic>
                </a:graphicData>
              </a:graphic>
            </wp:inline>
          </w:drawing>
        </w:r>
      </w:ins>
    </w:p>
    <w:p w14:paraId="44812964" w14:textId="77777777" w:rsidR="000E0300" w:rsidRDefault="00607EDF" w:rsidP="00607EDF">
      <w:pPr>
        <w:pStyle w:val="BodyA"/>
        <w:ind w:left="288"/>
        <w:jc w:val="left"/>
        <w:rPr>
          <w:ins w:id="404" w:author="Ian Wehmeyer" w:date="2013-08-01T13:06:00Z"/>
        </w:rPr>
      </w:pPr>
      <w:r>
        <w:t xml:space="preserve"> </w:t>
      </w:r>
    </w:p>
    <w:p w14:paraId="51ADB1C6" w14:textId="77777777" w:rsidR="000E0300" w:rsidRDefault="000E0300">
      <w:pPr>
        <w:spacing w:after="0" w:line="240" w:lineRule="auto"/>
        <w:rPr>
          <w:ins w:id="405" w:author="Ian Wehmeyer" w:date="2013-08-01T13:06:00Z"/>
          <w:rFonts w:eastAsia="ヒラギノ角ゴ Pro W3"/>
          <w:color w:val="000000"/>
          <w:szCs w:val="20"/>
        </w:rPr>
      </w:pPr>
      <w:ins w:id="406" w:author="Ian Wehmeyer" w:date="2013-08-01T13:06:00Z">
        <w:r>
          <w:br w:type="page"/>
        </w:r>
      </w:ins>
    </w:p>
    <w:p w14:paraId="04157009" w14:textId="21E7D9ED" w:rsidR="00607EDF" w:rsidRDefault="00607EDF" w:rsidP="00607EDF">
      <w:pPr>
        <w:pStyle w:val="BodyA"/>
        <w:ind w:left="288"/>
        <w:jc w:val="left"/>
      </w:pPr>
      <w:r>
        <w:lastRenderedPageBreak/>
        <w:t>Attraction Tie-Outs</w:t>
      </w:r>
      <w:ins w:id="407" w:author="Ian Wehmeyer" w:date="2013-08-14T11:56:00Z">
        <w:r w:rsidR="00776CB4">
          <w:t xml:space="preserve">: </w:t>
        </w:r>
        <w:r w:rsidR="00776CB4" w:rsidRPr="00776CB4">
          <w:t>http://nl-flfa-00454.wdw.disney.com</w:t>
        </w:r>
        <w:proofErr w:type="gramStart"/>
        <w:r w:rsidR="00776CB4" w:rsidRPr="00776CB4">
          <w:t>:8080</w:t>
        </w:r>
        <w:proofErr w:type="gramEnd"/>
        <w:r w:rsidR="00776CB4" w:rsidRPr="00776CB4">
          <w:t>/xi/ping.html</w:t>
        </w:r>
      </w:ins>
    </w:p>
    <w:p w14:paraId="28DC9346" w14:textId="4C0A08FA" w:rsidR="00607EDF" w:rsidRDefault="00607EDF" w:rsidP="00607EDF">
      <w:pPr>
        <w:pStyle w:val="BodyA"/>
        <w:numPr>
          <w:ilvl w:val="0"/>
          <w:numId w:val="22"/>
        </w:numPr>
        <w:tabs>
          <w:tab w:val="clear" w:pos="360"/>
          <w:tab w:val="num" w:pos="1152"/>
        </w:tabs>
        <w:ind w:left="1152" w:hanging="360"/>
        <w:jc w:val="left"/>
        <w:rPr>
          <w:ins w:id="408" w:author="Ian Wehmeyer" w:date="2013-08-01T13:05:00Z"/>
        </w:rPr>
      </w:pPr>
      <w:del w:id="409" w:author="Ian Wehmeyer" w:date="2013-08-21T11:29:00Z">
        <w:r w:rsidDel="00206E5D">
          <w:delText xml:space="preserve">Reader </w:delText>
        </w:r>
        <w:r w:rsidR="003F3095" w:rsidDel="00206E5D">
          <w:delText>locations for MK are displayed on a map of the Park.  Reader alerts are highlighted in white to alert a Cast Member that there may be an issue with a reader.  Drill down into the issue by clicking on the attraction icon</w:delText>
        </w:r>
      </w:del>
      <w:ins w:id="410" w:author="Ian Wehmeyer" w:date="2013-08-21T11:28:00Z">
        <w:r w:rsidR="00206E5D" w:rsidRPr="00206E5D">
          <w:rPr>
            <w:rPrChange w:id="411" w:author="Ian Wehmeyer" w:date="2013-08-21T11:29:00Z">
              <w:rPr>
                <w:rFonts w:eastAsia="Times New Roman"/>
                <w:sz w:val="24"/>
                <w:szCs w:val="24"/>
              </w:rPr>
            </w:rPrChange>
          </w:rPr>
          <w:t>This application compares ridership volume between different locations in the same attractions and allows alerting when a specific location's ridership volume to total ridership ratio drops below a settable expected threshold.</w:t>
        </w:r>
      </w:ins>
    </w:p>
    <w:p w14:paraId="07E22FB0" w14:textId="01E673A5" w:rsidR="000E0300" w:rsidRDefault="000E0300">
      <w:pPr>
        <w:pStyle w:val="BodyA"/>
        <w:jc w:val="left"/>
        <w:pPrChange w:id="412" w:author="Ian Wehmeyer" w:date="2013-08-01T13:05:00Z">
          <w:pPr>
            <w:pStyle w:val="BodyA"/>
            <w:numPr>
              <w:numId w:val="22"/>
            </w:numPr>
            <w:tabs>
              <w:tab w:val="num" w:pos="360"/>
              <w:tab w:val="num" w:pos="1152"/>
            </w:tabs>
            <w:ind w:left="1152" w:hanging="360"/>
            <w:jc w:val="left"/>
          </w:pPr>
        </w:pPrChange>
      </w:pPr>
      <w:ins w:id="413" w:author="Ian Wehmeyer" w:date="2013-08-01T13:05:00Z">
        <w:r>
          <w:rPr>
            <w:noProof/>
          </w:rPr>
          <w:drawing>
            <wp:inline distT="0" distB="0" distL="0" distR="0" wp14:anchorId="00EF20DD" wp14:editId="0A253491">
              <wp:extent cx="6143859" cy="4013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1 at 1.05.13 PM.png"/>
                      <pic:cNvPicPr/>
                    </pic:nvPicPr>
                    <pic:blipFill>
                      <a:blip r:embed="rId17">
                        <a:extLst>
                          <a:ext uri="{28A0092B-C50C-407E-A947-70E740481C1C}">
                            <a14:useLocalDpi xmlns:a14="http://schemas.microsoft.com/office/drawing/2010/main" val="0"/>
                          </a:ext>
                        </a:extLst>
                      </a:blip>
                      <a:stretch>
                        <a:fillRect/>
                      </a:stretch>
                    </pic:blipFill>
                    <pic:spPr>
                      <a:xfrm>
                        <a:off x="0" y="0"/>
                        <a:ext cx="6143873" cy="4013209"/>
                      </a:xfrm>
                      <a:prstGeom prst="rect">
                        <a:avLst/>
                      </a:prstGeom>
                    </pic:spPr>
                  </pic:pic>
                </a:graphicData>
              </a:graphic>
            </wp:inline>
          </w:drawing>
        </w:r>
      </w:ins>
    </w:p>
    <w:p w14:paraId="7C50BBE6" w14:textId="77777777" w:rsidR="00D55FA5" w:rsidRDefault="00D55FA5" w:rsidP="00D55FA5"/>
    <w:p w14:paraId="7C50BBE7" w14:textId="2F089509" w:rsidR="00D55FA5" w:rsidRPr="00070AD5" w:rsidRDefault="00D55FA5" w:rsidP="00D55FA5">
      <w:pPr>
        <w:pStyle w:val="Heading1"/>
      </w:pPr>
      <w:bookmarkStart w:id="414" w:name="_Toc239229543"/>
      <w:proofErr w:type="spellStart"/>
      <w:proofErr w:type="gramStart"/>
      <w:r w:rsidRPr="00070AD5">
        <w:t>x</w:t>
      </w:r>
      <w:ins w:id="415" w:author="Ian Wehmeyer" w:date="2013-08-23T09:47:00Z">
        <w:r w:rsidR="00CE7EA0">
          <w:t>QA</w:t>
        </w:r>
      </w:ins>
      <w:proofErr w:type="spellEnd"/>
      <w:proofErr w:type="gramEnd"/>
      <w:del w:id="416" w:author="Ian Wehmeyer" w:date="2013-08-23T09:47:00Z">
        <w:r w:rsidRPr="00070AD5" w:rsidDel="00CE7EA0">
          <w:delText>i</w:delText>
        </w:r>
      </w:del>
      <w:r w:rsidRPr="00070AD5">
        <w:t xml:space="preserve"> Web Service Interfaces</w:t>
      </w:r>
      <w:bookmarkEnd w:id="414"/>
    </w:p>
    <w:p w14:paraId="7C50BBE8" w14:textId="3B3D7C0F" w:rsidR="00D55FA5" w:rsidRDefault="00D55FA5" w:rsidP="00D55FA5">
      <w:pPr>
        <w:pStyle w:val="Heading2"/>
        <w:rPr>
          <w:ins w:id="417" w:author="Ian Wehmeyer" w:date="2013-08-19T13:15:00Z"/>
        </w:rPr>
      </w:pPr>
      <w:del w:id="418" w:author="Ian Wehmeyer" w:date="2013-08-19T13:15:00Z">
        <w:r w:rsidDel="00EC663F">
          <w:delText>Executive Summary</w:delText>
        </w:r>
      </w:del>
      <w:bookmarkStart w:id="419" w:name="_Toc239229544"/>
      <w:proofErr w:type="spellStart"/>
      <w:proofErr w:type="gramStart"/>
      <w:ins w:id="420" w:author="Ian Wehmeyer" w:date="2013-08-19T13:15:00Z">
        <w:r w:rsidR="00EC663F">
          <w:t>xQA</w:t>
        </w:r>
        <w:proofErr w:type="spellEnd"/>
        <w:proofErr w:type="gramEnd"/>
        <w:r w:rsidR="00EC663F">
          <w:t xml:space="preserve"> </w:t>
        </w:r>
      </w:ins>
      <w:ins w:id="421" w:author="Ian Wehmeyer" w:date="2013-08-19T13:16:00Z">
        <w:r w:rsidR="00EC663F">
          <w:t>Web Service Summary</w:t>
        </w:r>
      </w:ins>
      <w:bookmarkEnd w:id="419"/>
    </w:p>
    <w:p w14:paraId="7E63521D" w14:textId="09F3B21E" w:rsidR="00EC663F" w:rsidRDefault="00EC663F" w:rsidP="00EC663F">
      <w:pPr>
        <w:rPr>
          <w:ins w:id="422" w:author="Ian Wehmeyer" w:date="2013-08-19T13:15:00Z"/>
        </w:rPr>
      </w:pPr>
      <w:ins w:id="423" w:author="Ian Wehmeyer" w:date="2013-08-19T13:15:00Z">
        <w:r>
          <w:t xml:space="preserve">The </w:t>
        </w:r>
        <w:proofErr w:type="spellStart"/>
        <w:r>
          <w:t>xQA</w:t>
        </w:r>
        <w:proofErr w:type="spellEnd"/>
        <w:r>
          <w:t xml:space="preserve"> </w:t>
        </w:r>
        <w:proofErr w:type="spellStart"/>
        <w:r>
          <w:t>Realtime</w:t>
        </w:r>
        <w:proofErr w:type="spellEnd"/>
        <w:r>
          <w:t xml:space="preserve"> Dashboards are supported by a set of web services deployed as a </w:t>
        </w:r>
        <w:proofErr w:type="spellStart"/>
        <w:r>
          <w:t>servelet</w:t>
        </w:r>
        <w:proofErr w:type="spellEnd"/>
        <w:r>
          <w:t xml:space="preserve"> application on TC Server.  The chain of events required to display dashboards is as follows:</w:t>
        </w:r>
      </w:ins>
    </w:p>
    <w:p w14:paraId="43521447" w14:textId="77777777" w:rsidR="00EC663F" w:rsidRDefault="00EC663F" w:rsidP="00EC663F">
      <w:pPr>
        <w:rPr>
          <w:ins w:id="424" w:author="Ian Wehmeyer" w:date="2013-08-19T13:15:00Z"/>
        </w:rPr>
      </w:pPr>
      <w:ins w:id="425" w:author="Ian Wehmeyer" w:date="2013-08-19T13:15:00Z">
        <w:r>
          <w:t xml:space="preserve">Data are generated by the </w:t>
        </w:r>
        <w:proofErr w:type="spellStart"/>
        <w:r>
          <w:t>xBRCs</w:t>
        </w:r>
        <w:proofErr w:type="spellEnd"/>
        <w:r>
          <w:t xml:space="preserve"> and posted to a JMS Buss.  A JMS Listener picks up the messages, decodes them and then writes them to the appropriate </w:t>
        </w:r>
        <w:proofErr w:type="gramStart"/>
        <w:r>
          <w:t>table(</w:t>
        </w:r>
        <w:proofErr w:type="gramEnd"/>
        <w:r>
          <w:t xml:space="preserve">S) in the </w:t>
        </w:r>
        <w:proofErr w:type="spellStart"/>
        <w:r>
          <w:t>xQA</w:t>
        </w:r>
        <w:proofErr w:type="spellEnd"/>
        <w:r>
          <w:t xml:space="preserve"> repository.  After capturing the messages, a series of ETL processes are run on the data to sort, clean and move the data to various views for latter access and data display.</w:t>
        </w:r>
      </w:ins>
    </w:p>
    <w:p w14:paraId="3EE0B771" w14:textId="77777777" w:rsidR="00EC663F" w:rsidRDefault="00EC663F" w:rsidP="00EC663F">
      <w:pPr>
        <w:rPr>
          <w:ins w:id="426" w:author="Ian Wehmeyer" w:date="2013-08-19T13:15:00Z"/>
        </w:rPr>
      </w:pPr>
    </w:p>
    <w:p w14:paraId="4DEA471C" w14:textId="77777777" w:rsidR="00EC663F" w:rsidRDefault="00EC663F" w:rsidP="00EC663F">
      <w:pPr>
        <w:rPr>
          <w:ins w:id="427" w:author="Ian Wehmeyer" w:date="2013-08-19T13:15:00Z"/>
        </w:rPr>
      </w:pPr>
      <w:ins w:id="428" w:author="Ian Wehmeyer" w:date="2013-08-19T13:15:00Z">
        <w:r>
          <w:lastRenderedPageBreak/>
          <w:t xml:space="preserve">The </w:t>
        </w:r>
        <w:proofErr w:type="spellStart"/>
        <w:r>
          <w:t>xQA</w:t>
        </w:r>
        <w:proofErr w:type="spellEnd"/>
        <w:r>
          <w:t xml:space="preserve"> dashboards call web-service endpoints, which in turn call stored procedures on the database that are written to view the post-ETL clean data – the data are returned and then moved down the pipeline, from database, to web-service (where it is converted to </w:t>
        </w:r>
        <w:proofErr w:type="spellStart"/>
        <w:r>
          <w:t>json</w:t>
        </w:r>
        <w:proofErr w:type="spellEnd"/>
        <w:r>
          <w:t xml:space="preserve"> data) and ultimately to web-pages where the data are displayed and described.</w:t>
        </w:r>
      </w:ins>
    </w:p>
    <w:p w14:paraId="43C8E7C4" w14:textId="77777777" w:rsidR="00EC663F" w:rsidRPr="00EC663F" w:rsidRDefault="00EC663F">
      <w:pPr>
        <w:pStyle w:val="H2Body"/>
        <w:ind w:left="0"/>
        <w:pPrChange w:id="429" w:author="Ian Wehmeyer" w:date="2013-08-19T13:18:00Z">
          <w:pPr>
            <w:pStyle w:val="Heading2"/>
          </w:pPr>
        </w:pPrChange>
      </w:pPr>
    </w:p>
    <w:p w14:paraId="7C50BBE9" w14:textId="40F9A201" w:rsidR="00D55FA5" w:rsidDel="00EC663F" w:rsidRDefault="00D55FA5" w:rsidP="007653A7">
      <w:pPr>
        <w:pStyle w:val="BodyA"/>
        <w:ind w:left="360" w:firstLine="0"/>
        <w:rPr>
          <w:del w:id="430" w:author="Ian Wehmeyer" w:date="2013-08-19T13:15:00Z"/>
        </w:rPr>
      </w:pPr>
      <w:del w:id="431" w:author="Ian Wehmeyer" w:date="2013-08-19T13:15:00Z">
        <w:r w:rsidDel="00EC663F">
          <w:delText xml:space="preserve">The Executive Summary Web </w:delText>
        </w:r>
        <w:r w:rsidR="003F3095" w:rsidDel="00EC663F">
          <w:delText xml:space="preserve">Service Interface allows the </w:delText>
        </w:r>
        <w:r w:rsidDel="00EC663F">
          <w:delText xml:space="preserve">user interface to request executive summary data via </w:delText>
        </w:r>
        <w:r w:rsidR="004A4385" w:rsidDel="00EC663F">
          <w:delText>A</w:delText>
        </w:r>
        <w:r w:rsidDel="00EC663F">
          <w:delText xml:space="preserve">jax using the JSONP (JavaScript Object Notation with Padding) protocol. A rest style is used for parameters. </w:delText>
        </w:r>
      </w:del>
    </w:p>
    <w:p w14:paraId="7C50BBEA" w14:textId="111342D3" w:rsidR="00D55FA5" w:rsidRDefault="00D55FA5" w:rsidP="00D55FA5">
      <w:pPr>
        <w:pStyle w:val="Heading2"/>
        <w:rPr>
          <w:ins w:id="432" w:author="Ian Wehmeyer" w:date="2013-08-19T13:18:00Z"/>
        </w:rPr>
      </w:pPr>
      <w:bookmarkStart w:id="433" w:name="_Toc239229545"/>
      <w:r>
        <w:t>E</w:t>
      </w:r>
      <w:del w:id="434" w:author="Ian Wehmeyer" w:date="2013-08-19T13:20:00Z">
        <w:r w:rsidDel="00CC1ABC">
          <w:delText>ntitlements</w:delText>
        </w:r>
      </w:del>
      <w:ins w:id="435" w:author="Ian Wehmeyer" w:date="2013-08-19T13:20:00Z">
        <w:r w:rsidR="00CC1ABC">
          <w:t>ndpoints</w:t>
        </w:r>
      </w:ins>
      <w:bookmarkEnd w:id="433"/>
    </w:p>
    <w:p w14:paraId="2189CE4E" w14:textId="77777777" w:rsidR="00CC1ABC" w:rsidRDefault="00CC1ABC" w:rsidP="00CC1ABC">
      <w:pPr>
        <w:rPr>
          <w:ins w:id="436" w:author="Ian Wehmeyer" w:date="2013-08-19T13:18:00Z"/>
        </w:rPr>
      </w:pPr>
      <w:ins w:id="437" w:author="Ian Wehmeyer" w:date="2013-08-19T13:18:00Z">
        <w:r>
          <w:t xml:space="preserve">The following are the </w:t>
        </w:r>
        <w:proofErr w:type="spellStart"/>
        <w:r>
          <w:t>xQA</w:t>
        </w:r>
        <w:proofErr w:type="spellEnd"/>
        <w:r>
          <w:t xml:space="preserve"> endpoints, with their corresponding database stored procedures.</w:t>
        </w:r>
      </w:ins>
    </w:p>
    <w:p w14:paraId="40477E18" w14:textId="77777777" w:rsidR="00CC1ABC" w:rsidRPr="002F3C6E" w:rsidRDefault="00CC1ABC" w:rsidP="002F3C6E">
      <w:pPr>
        <w:pStyle w:val="Procedure"/>
        <w:rPr>
          <w:ins w:id="438" w:author="Ian Wehmeyer" w:date="2013-08-19T13:19:00Z"/>
          <w:b/>
          <w:sz w:val="26"/>
          <w:szCs w:val="26"/>
          <w:rPrChange w:id="439" w:author="Ian Wehmeyer" w:date="2013-08-26T10:07:00Z">
            <w:rPr>
              <w:ins w:id="440" w:author="Ian Wehmeyer" w:date="2013-08-19T13:19:00Z"/>
            </w:rPr>
          </w:rPrChange>
        </w:rPr>
        <w:pPrChange w:id="441" w:author="Ian Wehmeyer" w:date="2013-08-26T10:07:00Z">
          <w:pPr>
            <w:pStyle w:val="Heading1"/>
          </w:pPr>
        </w:pPrChange>
      </w:pPr>
      <w:ins w:id="442" w:author="Ian Wehmeyer" w:date="2013-08-19T13:19:00Z">
        <w:r w:rsidRPr="002F3C6E">
          <w:rPr>
            <w:b/>
            <w:sz w:val="26"/>
            <w:szCs w:val="26"/>
            <w:rPrChange w:id="443" w:author="Ian Wehmeyer" w:date="2013-08-26T10:07:00Z">
              <w:rPr/>
            </w:rPrChange>
          </w:rPr>
          <w:t>Blue Lane Resource</w:t>
        </w:r>
      </w:ins>
    </w:p>
    <w:tbl>
      <w:tblPr>
        <w:tblStyle w:val="TableGrid"/>
        <w:tblW w:w="0" w:type="auto"/>
        <w:tblLook w:val="04A0" w:firstRow="1" w:lastRow="0" w:firstColumn="1" w:lastColumn="0" w:noHBand="0" w:noVBand="1"/>
      </w:tblPr>
      <w:tblGrid>
        <w:gridCol w:w="4017"/>
        <w:gridCol w:w="5418"/>
      </w:tblGrid>
      <w:tr w:rsidR="00CC1ABC" w14:paraId="0BE82AB1" w14:textId="77777777" w:rsidTr="008F268A">
        <w:trPr>
          <w:ins w:id="444" w:author="Ian Wehmeyer" w:date="2013-08-19T13:19:00Z"/>
        </w:trPr>
        <w:tc>
          <w:tcPr>
            <w:tcW w:w="3772" w:type="dxa"/>
          </w:tcPr>
          <w:p w14:paraId="11BD2574" w14:textId="77777777" w:rsidR="00CC1ABC" w:rsidRDefault="00CC1ABC" w:rsidP="008F268A">
            <w:pPr>
              <w:rPr>
                <w:ins w:id="445" w:author="Ian Wehmeyer" w:date="2013-08-19T13:19:00Z"/>
              </w:rPr>
            </w:pPr>
            <w:ins w:id="446" w:author="Ian Wehmeyer" w:date="2013-08-19T13:19:00Z">
              <w:r>
                <w:t>/</w:t>
              </w:r>
              <w:proofErr w:type="spellStart"/>
              <w:r>
                <w:t>bluelane</w:t>
              </w:r>
              <w:proofErr w:type="spellEnd"/>
              <w:r>
                <w:t>/{</w:t>
              </w:r>
              <w:proofErr w:type="spellStart"/>
              <w:r>
                <w:t>parkId</w:t>
              </w:r>
              <w:proofErr w:type="spellEnd"/>
              <w:r>
                <w:t>}/today</w:t>
              </w:r>
            </w:ins>
          </w:p>
          <w:p w14:paraId="2052989A" w14:textId="77777777" w:rsidR="00CC1ABC" w:rsidRDefault="00CC1ABC" w:rsidP="008F268A">
            <w:pPr>
              <w:rPr>
                <w:ins w:id="447" w:author="Ian Wehmeyer" w:date="2013-08-19T13:19:00Z"/>
              </w:rPr>
            </w:pPr>
          </w:p>
        </w:tc>
        <w:tc>
          <w:tcPr>
            <w:tcW w:w="5084" w:type="dxa"/>
          </w:tcPr>
          <w:p w14:paraId="1BB50E09" w14:textId="77777777" w:rsidR="00CC1ABC" w:rsidRDefault="00CC1ABC" w:rsidP="008F268A">
            <w:pPr>
              <w:rPr>
                <w:ins w:id="448" w:author="Ian Wehmeyer" w:date="2013-08-19T13:19:00Z"/>
              </w:rPr>
            </w:pPr>
            <w:proofErr w:type="spellStart"/>
            <w:proofErr w:type="gramStart"/>
            <w:ins w:id="449" w:author="Ian Wehmeyer" w:date="2013-08-19T13:19:00Z">
              <w:r w:rsidRPr="004E4979">
                <w:t>dbo.usp</w:t>
              </w:r>
              <w:proofErr w:type="gramEnd"/>
              <w:r w:rsidRPr="004E4979">
                <w:t>_GetBlueLaneForAttractionETL</w:t>
              </w:r>
              <w:proofErr w:type="spellEnd"/>
            </w:ins>
          </w:p>
        </w:tc>
      </w:tr>
      <w:tr w:rsidR="00CC1ABC" w14:paraId="1CCCB2BF" w14:textId="77777777" w:rsidTr="008F268A">
        <w:trPr>
          <w:ins w:id="450" w:author="Ian Wehmeyer" w:date="2013-08-19T13:19:00Z"/>
        </w:trPr>
        <w:tc>
          <w:tcPr>
            <w:tcW w:w="3772" w:type="dxa"/>
          </w:tcPr>
          <w:p w14:paraId="64BA7D59" w14:textId="77777777" w:rsidR="00CC1ABC" w:rsidRDefault="00CC1ABC" w:rsidP="008F268A">
            <w:pPr>
              <w:rPr>
                <w:ins w:id="451" w:author="Ian Wehmeyer" w:date="2013-08-19T13:19:00Z"/>
              </w:rPr>
            </w:pPr>
            <w:ins w:id="452" w:author="Ian Wehmeyer" w:date="2013-08-19T13:19:00Z">
              <w:r>
                <w:t>/</w:t>
              </w:r>
              <w:proofErr w:type="spellStart"/>
              <w:r>
                <w:t>blueland</w:t>
              </w:r>
              <w:proofErr w:type="spellEnd"/>
              <w:r>
                <w:t>/{</w:t>
              </w:r>
              <w:proofErr w:type="spellStart"/>
              <w:r>
                <w:t>parkId</w:t>
              </w:r>
              <w:proofErr w:type="spellEnd"/>
              <w:r>
                <w:t>}/yesterday</w:t>
              </w:r>
            </w:ins>
          </w:p>
          <w:p w14:paraId="6167B03F" w14:textId="77777777" w:rsidR="00CC1ABC" w:rsidRDefault="00CC1ABC" w:rsidP="008F268A">
            <w:pPr>
              <w:rPr>
                <w:ins w:id="453" w:author="Ian Wehmeyer" w:date="2013-08-19T13:19:00Z"/>
              </w:rPr>
            </w:pPr>
            <w:ins w:id="454" w:author="Ian Wehmeyer" w:date="2013-08-19T13:19:00Z">
              <w:r>
                <w:t xml:space="preserve"> </w:t>
              </w:r>
            </w:ins>
          </w:p>
        </w:tc>
        <w:tc>
          <w:tcPr>
            <w:tcW w:w="5084" w:type="dxa"/>
          </w:tcPr>
          <w:p w14:paraId="61E156D2" w14:textId="77777777" w:rsidR="00CC1ABC" w:rsidRDefault="00CC1ABC" w:rsidP="008F268A">
            <w:pPr>
              <w:rPr>
                <w:ins w:id="455" w:author="Ian Wehmeyer" w:date="2013-08-19T13:19:00Z"/>
              </w:rPr>
            </w:pPr>
            <w:proofErr w:type="spellStart"/>
            <w:proofErr w:type="gramStart"/>
            <w:ins w:id="456" w:author="Ian Wehmeyer" w:date="2013-08-19T13:19:00Z">
              <w:r w:rsidRPr="004E4979">
                <w:t>dbo.usp</w:t>
              </w:r>
              <w:proofErr w:type="gramEnd"/>
              <w:r w:rsidRPr="004E4979">
                <w:t>_GetBlueLaneReasonCodesETL</w:t>
              </w:r>
              <w:proofErr w:type="spellEnd"/>
            </w:ins>
          </w:p>
        </w:tc>
      </w:tr>
      <w:tr w:rsidR="00CC1ABC" w14:paraId="01B19200" w14:textId="77777777" w:rsidTr="008F268A">
        <w:trPr>
          <w:ins w:id="457" w:author="Ian Wehmeyer" w:date="2013-08-19T13:19:00Z"/>
        </w:trPr>
        <w:tc>
          <w:tcPr>
            <w:tcW w:w="3772" w:type="dxa"/>
          </w:tcPr>
          <w:p w14:paraId="73F217E9" w14:textId="77777777" w:rsidR="00CC1ABC" w:rsidRDefault="00CC1ABC" w:rsidP="008F268A">
            <w:pPr>
              <w:rPr>
                <w:ins w:id="458" w:author="Ian Wehmeyer" w:date="2013-08-19T13:19:00Z"/>
              </w:rPr>
            </w:pPr>
            <w:ins w:id="459" w:author="Ian Wehmeyer" w:date="2013-08-19T13:19:00Z">
              <w:r>
                <w:t>/</w:t>
              </w:r>
              <w:proofErr w:type="spellStart"/>
              <w:r>
                <w:t>bluelane</w:t>
              </w:r>
              <w:proofErr w:type="spellEnd"/>
              <w:r>
                <w:t>/{park}/</w:t>
              </w:r>
              <w:proofErr w:type="spellStart"/>
              <w:r>
                <w:t>todate</w:t>
              </w:r>
              <w:proofErr w:type="spellEnd"/>
            </w:ins>
          </w:p>
        </w:tc>
        <w:tc>
          <w:tcPr>
            <w:tcW w:w="5084" w:type="dxa"/>
          </w:tcPr>
          <w:p w14:paraId="298C2D46" w14:textId="77777777" w:rsidR="00CC1ABC" w:rsidRDefault="00CC1ABC" w:rsidP="008F268A">
            <w:pPr>
              <w:rPr>
                <w:ins w:id="460" w:author="Ian Wehmeyer" w:date="2013-08-19T13:19:00Z"/>
              </w:rPr>
            </w:pPr>
            <w:proofErr w:type="spellStart"/>
            <w:proofErr w:type="gramStart"/>
            <w:ins w:id="461" w:author="Ian Wehmeyer" w:date="2013-08-19T13:19:00Z">
              <w:r w:rsidRPr="004E4979">
                <w:t>dbo.usp</w:t>
              </w:r>
              <w:proofErr w:type="gramEnd"/>
              <w:r w:rsidRPr="004E4979">
                <w:t>_GetBlueLaneReasonCodesETL</w:t>
              </w:r>
              <w:proofErr w:type="spellEnd"/>
            </w:ins>
          </w:p>
        </w:tc>
      </w:tr>
      <w:tr w:rsidR="00CC1ABC" w14:paraId="00CC1A0A" w14:textId="77777777" w:rsidTr="008F268A">
        <w:trPr>
          <w:ins w:id="462" w:author="Ian Wehmeyer" w:date="2013-08-19T13:19:00Z"/>
        </w:trPr>
        <w:tc>
          <w:tcPr>
            <w:tcW w:w="3772" w:type="dxa"/>
          </w:tcPr>
          <w:p w14:paraId="143ACCFD" w14:textId="77777777" w:rsidR="00CC1ABC" w:rsidRDefault="00CC1ABC" w:rsidP="008F268A">
            <w:pPr>
              <w:rPr>
                <w:ins w:id="463" w:author="Ian Wehmeyer" w:date="2013-08-19T13:19:00Z"/>
              </w:rPr>
            </w:pPr>
            <w:ins w:id="464" w:author="Ian Wehmeyer" w:date="2013-08-19T13:19:00Z">
              <w:r>
                <w:t>/</w:t>
              </w:r>
              <w:proofErr w:type="spellStart"/>
              <w:r>
                <w:t>bluelane</w:t>
              </w:r>
              <w:proofErr w:type="spellEnd"/>
              <w:r>
                <w:t>/{park}/{date}</w:t>
              </w:r>
            </w:ins>
          </w:p>
        </w:tc>
        <w:tc>
          <w:tcPr>
            <w:tcW w:w="5084" w:type="dxa"/>
          </w:tcPr>
          <w:p w14:paraId="2ED6C83A" w14:textId="77777777" w:rsidR="00CC1ABC" w:rsidRDefault="00CC1ABC" w:rsidP="008F268A">
            <w:pPr>
              <w:rPr>
                <w:ins w:id="465" w:author="Ian Wehmeyer" w:date="2013-08-19T13:19:00Z"/>
              </w:rPr>
            </w:pPr>
            <w:proofErr w:type="spellStart"/>
            <w:proofErr w:type="gramStart"/>
            <w:ins w:id="466" w:author="Ian Wehmeyer" w:date="2013-08-19T13:19:00Z">
              <w:r w:rsidRPr="004E4979">
                <w:t>dbo.usp</w:t>
              </w:r>
              <w:proofErr w:type="gramEnd"/>
              <w:r w:rsidRPr="004E4979">
                <w:t>_GetBlueLaneReasonCodesETL</w:t>
              </w:r>
              <w:proofErr w:type="spellEnd"/>
            </w:ins>
          </w:p>
        </w:tc>
      </w:tr>
      <w:tr w:rsidR="00CC1ABC" w14:paraId="7D034A55" w14:textId="77777777" w:rsidTr="008F268A">
        <w:trPr>
          <w:ins w:id="467" w:author="Ian Wehmeyer" w:date="2013-08-19T13:19:00Z"/>
        </w:trPr>
        <w:tc>
          <w:tcPr>
            <w:tcW w:w="3772" w:type="dxa"/>
          </w:tcPr>
          <w:p w14:paraId="310F9141" w14:textId="77777777" w:rsidR="00CC1ABC" w:rsidRDefault="00CC1ABC" w:rsidP="008F268A">
            <w:pPr>
              <w:rPr>
                <w:ins w:id="468" w:author="Ian Wehmeyer" w:date="2013-08-19T13:19:00Z"/>
              </w:rPr>
            </w:pPr>
            <w:ins w:id="469" w:author="Ian Wehmeyer" w:date="2013-08-19T13:19:00Z">
              <w:r>
                <w:t>/</w:t>
              </w:r>
              <w:proofErr w:type="spellStart"/>
              <w:r>
                <w:t>bluelane</w:t>
              </w:r>
              <w:proofErr w:type="spellEnd"/>
              <w:r>
                <w:t>/</w:t>
              </w:r>
              <w:proofErr w:type="spellStart"/>
              <w:r>
                <w:t>reasoncodes</w:t>
              </w:r>
              <w:proofErr w:type="spellEnd"/>
              <w:r>
                <w:t>/{</w:t>
              </w:r>
              <w:proofErr w:type="spellStart"/>
              <w:r>
                <w:t>attractionId</w:t>
              </w:r>
              <w:proofErr w:type="spellEnd"/>
              <w:r>
                <w:t>}</w:t>
              </w:r>
            </w:ins>
          </w:p>
        </w:tc>
        <w:tc>
          <w:tcPr>
            <w:tcW w:w="5084" w:type="dxa"/>
          </w:tcPr>
          <w:p w14:paraId="3D44371E" w14:textId="77777777" w:rsidR="00CC1ABC" w:rsidRDefault="00CC1ABC" w:rsidP="008F268A">
            <w:pPr>
              <w:rPr>
                <w:ins w:id="470" w:author="Ian Wehmeyer" w:date="2013-08-19T13:19:00Z"/>
              </w:rPr>
            </w:pPr>
            <w:proofErr w:type="spellStart"/>
            <w:proofErr w:type="gramStart"/>
            <w:ins w:id="471" w:author="Ian Wehmeyer" w:date="2013-08-19T13:19:00Z">
              <w:r w:rsidRPr="008B709B">
                <w:t>dbo.usp</w:t>
              </w:r>
              <w:proofErr w:type="gramEnd"/>
              <w:r w:rsidRPr="008B709B">
                <w:t>_GetBlueLaneReasonCodesForAttractionETL</w:t>
              </w:r>
              <w:proofErr w:type="spellEnd"/>
            </w:ins>
          </w:p>
        </w:tc>
      </w:tr>
    </w:tbl>
    <w:p w14:paraId="02478B87" w14:textId="77777777" w:rsidR="00CC1ABC" w:rsidRDefault="00CC1ABC" w:rsidP="00CC1ABC">
      <w:pPr>
        <w:rPr>
          <w:ins w:id="472" w:author="Ian Wehmeyer" w:date="2013-08-19T13:19:00Z"/>
        </w:rPr>
      </w:pPr>
    </w:p>
    <w:p w14:paraId="0DC07C35" w14:textId="77777777" w:rsidR="00CC1ABC" w:rsidRPr="002F3C6E" w:rsidRDefault="00CC1ABC" w:rsidP="002F3C6E">
      <w:pPr>
        <w:pStyle w:val="Procedure"/>
        <w:rPr>
          <w:ins w:id="473" w:author="Ian Wehmeyer" w:date="2013-08-19T13:19:00Z"/>
          <w:b/>
          <w:sz w:val="26"/>
          <w:szCs w:val="26"/>
          <w:rPrChange w:id="474" w:author="Ian Wehmeyer" w:date="2013-08-26T10:07:00Z">
            <w:rPr>
              <w:ins w:id="475" w:author="Ian Wehmeyer" w:date="2013-08-19T13:19:00Z"/>
            </w:rPr>
          </w:rPrChange>
        </w:rPr>
        <w:pPrChange w:id="476" w:author="Ian Wehmeyer" w:date="2013-08-26T10:07:00Z">
          <w:pPr>
            <w:pStyle w:val="Heading1"/>
          </w:pPr>
        </w:pPrChange>
      </w:pPr>
      <w:ins w:id="477" w:author="Ian Wehmeyer" w:date="2013-08-19T13:19:00Z">
        <w:r w:rsidRPr="002F3C6E">
          <w:rPr>
            <w:b/>
            <w:sz w:val="26"/>
            <w:szCs w:val="26"/>
            <w:rPrChange w:id="478" w:author="Ian Wehmeyer" w:date="2013-08-26T10:07:00Z">
              <w:rPr/>
            </w:rPrChange>
          </w:rPr>
          <w:t>Daily Report Resource</w:t>
        </w:r>
      </w:ins>
    </w:p>
    <w:tbl>
      <w:tblPr>
        <w:tblStyle w:val="TableGrid"/>
        <w:tblW w:w="0" w:type="auto"/>
        <w:tblLook w:val="04A0" w:firstRow="1" w:lastRow="0" w:firstColumn="1" w:lastColumn="0" w:noHBand="0" w:noVBand="1"/>
      </w:tblPr>
      <w:tblGrid>
        <w:gridCol w:w="4428"/>
        <w:gridCol w:w="4428"/>
      </w:tblGrid>
      <w:tr w:rsidR="00CC1ABC" w14:paraId="7AFE273C" w14:textId="77777777" w:rsidTr="008F268A">
        <w:trPr>
          <w:ins w:id="479" w:author="Ian Wehmeyer" w:date="2013-08-19T13:19:00Z"/>
        </w:trPr>
        <w:tc>
          <w:tcPr>
            <w:tcW w:w="4428" w:type="dxa"/>
          </w:tcPr>
          <w:p w14:paraId="2C69BFA5" w14:textId="77777777" w:rsidR="00CC1ABC" w:rsidRDefault="00CC1ABC" w:rsidP="008F268A">
            <w:pPr>
              <w:rPr>
                <w:ins w:id="480" w:author="Ian Wehmeyer" w:date="2013-08-19T13:19:00Z"/>
              </w:rPr>
            </w:pPr>
            <w:ins w:id="481" w:author="Ian Wehmeyer" w:date="2013-08-19T13:19:00Z">
              <w:r>
                <w:t>/daily/today</w:t>
              </w:r>
            </w:ins>
          </w:p>
        </w:tc>
        <w:tc>
          <w:tcPr>
            <w:tcW w:w="4428" w:type="dxa"/>
          </w:tcPr>
          <w:p w14:paraId="6FE9E4DF" w14:textId="77777777" w:rsidR="00CC1ABC" w:rsidRDefault="00CC1ABC" w:rsidP="008F268A">
            <w:pPr>
              <w:rPr>
                <w:ins w:id="482" w:author="Ian Wehmeyer" w:date="2013-08-19T13:19:00Z"/>
              </w:rPr>
            </w:pPr>
            <w:proofErr w:type="spellStart"/>
            <w:proofErr w:type="gramStart"/>
            <w:ins w:id="483" w:author="Ian Wehmeyer" w:date="2013-08-19T13:19:00Z">
              <w:r w:rsidRPr="000D72A1">
                <w:t>dbo.usp</w:t>
              </w:r>
              <w:proofErr w:type="gramEnd"/>
              <w:r w:rsidRPr="000D72A1">
                <w:t>_GetDailyReport</w:t>
              </w:r>
              <w:proofErr w:type="spellEnd"/>
            </w:ins>
          </w:p>
        </w:tc>
      </w:tr>
      <w:tr w:rsidR="00CC1ABC" w14:paraId="5BC1788D" w14:textId="77777777" w:rsidTr="008F268A">
        <w:trPr>
          <w:ins w:id="484" w:author="Ian Wehmeyer" w:date="2013-08-19T13:19:00Z"/>
        </w:trPr>
        <w:tc>
          <w:tcPr>
            <w:tcW w:w="4428" w:type="dxa"/>
          </w:tcPr>
          <w:p w14:paraId="03341C1E" w14:textId="77777777" w:rsidR="00CC1ABC" w:rsidRDefault="00CC1ABC" w:rsidP="008F268A">
            <w:pPr>
              <w:rPr>
                <w:ins w:id="485" w:author="Ian Wehmeyer" w:date="2013-08-19T13:19:00Z"/>
              </w:rPr>
            </w:pPr>
            <w:ins w:id="486" w:author="Ian Wehmeyer" w:date="2013-08-19T13:19:00Z">
              <w:r>
                <w:t>/daily/yesterday</w:t>
              </w:r>
            </w:ins>
          </w:p>
        </w:tc>
        <w:tc>
          <w:tcPr>
            <w:tcW w:w="4428" w:type="dxa"/>
          </w:tcPr>
          <w:p w14:paraId="01274CFF" w14:textId="77777777" w:rsidR="00CC1ABC" w:rsidRDefault="00CC1ABC" w:rsidP="008F268A">
            <w:pPr>
              <w:rPr>
                <w:ins w:id="487" w:author="Ian Wehmeyer" w:date="2013-08-19T13:19:00Z"/>
              </w:rPr>
            </w:pPr>
            <w:proofErr w:type="spellStart"/>
            <w:proofErr w:type="gramStart"/>
            <w:ins w:id="488" w:author="Ian Wehmeyer" w:date="2013-08-19T13:19:00Z">
              <w:r w:rsidRPr="000D72A1">
                <w:t>dbo.usp</w:t>
              </w:r>
              <w:proofErr w:type="gramEnd"/>
              <w:r w:rsidRPr="000D72A1">
                <w:t>_GetDailyReport</w:t>
              </w:r>
              <w:proofErr w:type="spellEnd"/>
            </w:ins>
          </w:p>
        </w:tc>
      </w:tr>
      <w:tr w:rsidR="00CC1ABC" w14:paraId="18820D18" w14:textId="77777777" w:rsidTr="008F268A">
        <w:trPr>
          <w:ins w:id="489" w:author="Ian Wehmeyer" w:date="2013-08-19T13:19:00Z"/>
        </w:trPr>
        <w:tc>
          <w:tcPr>
            <w:tcW w:w="4428" w:type="dxa"/>
          </w:tcPr>
          <w:p w14:paraId="283AA69D" w14:textId="77777777" w:rsidR="00CC1ABC" w:rsidRDefault="00CC1ABC" w:rsidP="008F268A">
            <w:pPr>
              <w:rPr>
                <w:ins w:id="490" w:author="Ian Wehmeyer" w:date="2013-08-19T13:19:00Z"/>
              </w:rPr>
            </w:pPr>
            <w:ins w:id="491" w:author="Ian Wehmeyer" w:date="2013-08-19T13:19:00Z">
              <w:r>
                <w:t>/daily/{date}</w:t>
              </w:r>
            </w:ins>
          </w:p>
        </w:tc>
        <w:tc>
          <w:tcPr>
            <w:tcW w:w="4428" w:type="dxa"/>
          </w:tcPr>
          <w:p w14:paraId="6D16A342" w14:textId="77777777" w:rsidR="00CC1ABC" w:rsidRDefault="00CC1ABC" w:rsidP="008F268A">
            <w:pPr>
              <w:rPr>
                <w:ins w:id="492" w:author="Ian Wehmeyer" w:date="2013-08-19T13:19:00Z"/>
              </w:rPr>
            </w:pPr>
            <w:proofErr w:type="spellStart"/>
            <w:proofErr w:type="gramStart"/>
            <w:ins w:id="493" w:author="Ian Wehmeyer" w:date="2013-08-19T13:19:00Z">
              <w:r w:rsidRPr="000D72A1">
                <w:t>dbo.usp</w:t>
              </w:r>
              <w:proofErr w:type="gramEnd"/>
              <w:r w:rsidRPr="000D72A1">
                <w:t>_GetDailyReport</w:t>
              </w:r>
              <w:proofErr w:type="spellEnd"/>
            </w:ins>
          </w:p>
        </w:tc>
      </w:tr>
    </w:tbl>
    <w:p w14:paraId="503D1DC5" w14:textId="77777777" w:rsidR="00CC1ABC" w:rsidRDefault="00CC1ABC" w:rsidP="00CC1ABC">
      <w:pPr>
        <w:rPr>
          <w:ins w:id="494" w:author="Ian Wehmeyer" w:date="2013-08-19T13:19:00Z"/>
        </w:rPr>
      </w:pPr>
    </w:p>
    <w:p w14:paraId="53ABF66B" w14:textId="77777777" w:rsidR="00CC1ABC" w:rsidRPr="002F3C6E" w:rsidRDefault="00CC1ABC" w:rsidP="002F3C6E">
      <w:pPr>
        <w:pStyle w:val="Procedure"/>
        <w:rPr>
          <w:ins w:id="495" w:author="Ian Wehmeyer" w:date="2013-08-19T13:19:00Z"/>
          <w:b/>
          <w:sz w:val="26"/>
          <w:szCs w:val="26"/>
          <w:rPrChange w:id="496" w:author="Ian Wehmeyer" w:date="2013-08-26T10:07:00Z">
            <w:rPr>
              <w:ins w:id="497" w:author="Ian Wehmeyer" w:date="2013-08-19T13:19:00Z"/>
            </w:rPr>
          </w:rPrChange>
        </w:rPr>
        <w:pPrChange w:id="498" w:author="Ian Wehmeyer" w:date="2013-08-26T10:07:00Z">
          <w:pPr>
            <w:pStyle w:val="Heading1"/>
          </w:pPr>
        </w:pPrChange>
      </w:pPr>
      <w:ins w:id="499" w:author="Ian Wehmeyer" w:date="2013-08-19T13:19:00Z">
        <w:r w:rsidRPr="002F3C6E">
          <w:rPr>
            <w:b/>
            <w:sz w:val="26"/>
            <w:szCs w:val="26"/>
            <w:rPrChange w:id="500" w:author="Ian Wehmeyer" w:date="2013-08-26T10:07:00Z">
              <w:rPr/>
            </w:rPrChange>
          </w:rPr>
          <w:t>Entitlements Resource</w:t>
        </w:r>
      </w:ins>
    </w:p>
    <w:tbl>
      <w:tblPr>
        <w:tblStyle w:val="TableGrid"/>
        <w:tblW w:w="0" w:type="auto"/>
        <w:tblLook w:val="04A0" w:firstRow="1" w:lastRow="0" w:firstColumn="1" w:lastColumn="0" w:noHBand="0" w:noVBand="1"/>
      </w:tblPr>
      <w:tblGrid>
        <w:gridCol w:w="4599"/>
        <w:gridCol w:w="4648"/>
      </w:tblGrid>
      <w:tr w:rsidR="00CC1ABC" w14:paraId="1C909B8D" w14:textId="77777777" w:rsidTr="008F268A">
        <w:trPr>
          <w:ins w:id="501" w:author="Ian Wehmeyer" w:date="2013-08-19T13:19:00Z"/>
        </w:trPr>
        <w:tc>
          <w:tcPr>
            <w:tcW w:w="4428" w:type="dxa"/>
          </w:tcPr>
          <w:p w14:paraId="07193746" w14:textId="77777777" w:rsidR="00CC1ABC" w:rsidRDefault="00CC1ABC" w:rsidP="008F268A">
            <w:pPr>
              <w:rPr>
                <w:ins w:id="502" w:author="Ian Wehmeyer" w:date="2013-08-19T13:19:00Z"/>
              </w:rPr>
            </w:pPr>
            <w:ins w:id="503" w:author="Ian Wehmeyer" w:date="2013-08-19T13:19:00Z">
              <w:r>
                <w:t>/entitlements/{park}/</w:t>
              </w:r>
              <w:proofErr w:type="spellStart"/>
              <w:r>
                <w:t>todate</w:t>
              </w:r>
              <w:proofErr w:type="spellEnd"/>
            </w:ins>
          </w:p>
        </w:tc>
        <w:tc>
          <w:tcPr>
            <w:tcW w:w="4428" w:type="dxa"/>
          </w:tcPr>
          <w:p w14:paraId="6D6A2815" w14:textId="77777777" w:rsidR="00CC1ABC" w:rsidRDefault="00CC1ABC" w:rsidP="008F268A">
            <w:pPr>
              <w:rPr>
                <w:ins w:id="504" w:author="Ian Wehmeyer" w:date="2013-08-19T13:19:00Z"/>
              </w:rPr>
            </w:pPr>
            <w:proofErr w:type="spellStart"/>
            <w:proofErr w:type="gramStart"/>
            <w:ins w:id="505" w:author="Ian Wehmeyer" w:date="2013-08-19T13:19:00Z">
              <w:r w:rsidRPr="00DC170A">
                <w:t>dbo.usp</w:t>
              </w:r>
              <w:proofErr w:type="gramEnd"/>
              <w:r w:rsidRPr="00DC170A">
                <w:t>_GetEntitlementSummaryETL</w:t>
              </w:r>
              <w:proofErr w:type="spellEnd"/>
            </w:ins>
          </w:p>
        </w:tc>
      </w:tr>
      <w:tr w:rsidR="00CC1ABC" w14:paraId="78E80153" w14:textId="77777777" w:rsidTr="008F268A">
        <w:trPr>
          <w:ins w:id="506" w:author="Ian Wehmeyer" w:date="2013-08-19T13:19:00Z"/>
        </w:trPr>
        <w:tc>
          <w:tcPr>
            <w:tcW w:w="4428" w:type="dxa"/>
          </w:tcPr>
          <w:p w14:paraId="72AC35AE" w14:textId="77777777" w:rsidR="00CC1ABC" w:rsidRDefault="00CC1ABC" w:rsidP="008F268A">
            <w:pPr>
              <w:rPr>
                <w:ins w:id="507" w:author="Ian Wehmeyer" w:date="2013-08-19T13:19:00Z"/>
              </w:rPr>
            </w:pPr>
            <w:ins w:id="508" w:author="Ian Wehmeyer" w:date="2013-08-19T13:19:00Z">
              <w:r>
                <w:t>/entitlements/{park}/yesterday</w:t>
              </w:r>
            </w:ins>
          </w:p>
        </w:tc>
        <w:tc>
          <w:tcPr>
            <w:tcW w:w="4428" w:type="dxa"/>
          </w:tcPr>
          <w:p w14:paraId="53943CA9" w14:textId="77777777" w:rsidR="00CC1ABC" w:rsidRDefault="00CC1ABC" w:rsidP="008F268A">
            <w:pPr>
              <w:rPr>
                <w:ins w:id="509" w:author="Ian Wehmeyer" w:date="2013-08-19T13:19:00Z"/>
              </w:rPr>
            </w:pPr>
            <w:proofErr w:type="spellStart"/>
            <w:proofErr w:type="gramStart"/>
            <w:ins w:id="510" w:author="Ian Wehmeyer" w:date="2013-08-19T13:19:00Z">
              <w:r w:rsidRPr="00DC170A">
                <w:t>dbo.usp</w:t>
              </w:r>
              <w:proofErr w:type="gramEnd"/>
              <w:r w:rsidRPr="00DC170A">
                <w:t>_GetEntitlementSummaryETL</w:t>
              </w:r>
              <w:proofErr w:type="spellEnd"/>
            </w:ins>
          </w:p>
        </w:tc>
      </w:tr>
      <w:tr w:rsidR="00CC1ABC" w14:paraId="0E178F7E" w14:textId="77777777" w:rsidTr="008F268A">
        <w:trPr>
          <w:ins w:id="511" w:author="Ian Wehmeyer" w:date="2013-08-19T13:19:00Z"/>
        </w:trPr>
        <w:tc>
          <w:tcPr>
            <w:tcW w:w="4428" w:type="dxa"/>
          </w:tcPr>
          <w:p w14:paraId="7787B680" w14:textId="77777777" w:rsidR="00CC1ABC" w:rsidRDefault="00CC1ABC" w:rsidP="008F268A">
            <w:pPr>
              <w:rPr>
                <w:ins w:id="512" w:author="Ian Wehmeyer" w:date="2013-08-19T13:19:00Z"/>
              </w:rPr>
            </w:pPr>
            <w:ins w:id="513" w:author="Ian Wehmeyer" w:date="2013-08-19T13:19:00Z">
              <w:r>
                <w:t>/entitlements/{park}/today</w:t>
              </w:r>
            </w:ins>
          </w:p>
        </w:tc>
        <w:tc>
          <w:tcPr>
            <w:tcW w:w="4428" w:type="dxa"/>
          </w:tcPr>
          <w:p w14:paraId="2C713554" w14:textId="77777777" w:rsidR="00CC1ABC" w:rsidRDefault="00CC1ABC" w:rsidP="008F268A">
            <w:pPr>
              <w:rPr>
                <w:ins w:id="514" w:author="Ian Wehmeyer" w:date="2013-08-19T13:19:00Z"/>
              </w:rPr>
            </w:pPr>
            <w:proofErr w:type="spellStart"/>
            <w:proofErr w:type="gramStart"/>
            <w:ins w:id="515" w:author="Ian Wehmeyer" w:date="2013-08-19T13:19:00Z">
              <w:r w:rsidRPr="00DC170A">
                <w:t>dbo.usp</w:t>
              </w:r>
              <w:proofErr w:type="gramEnd"/>
              <w:r w:rsidRPr="00DC170A">
                <w:t>_GetEntitlementSummaryETL</w:t>
              </w:r>
              <w:proofErr w:type="spellEnd"/>
            </w:ins>
          </w:p>
        </w:tc>
      </w:tr>
      <w:tr w:rsidR="00CC1ABC" w14:paraId="3E762EBA" w14:textId="77777777" w:rsidTr="008F268A">
        <w:trPr>
          <w:ins w:id="516" w:author="Ian Wehmeyer" w:date="2013-08-19T13:19:00Z"/>
        </w:trPr>
        <w:tc>
          <w:tcPr>
            <w:tcW w:w="4428" w:type="dxa"/>
          </w:tcPr>
          <w:p w14:paraId="38E87C30" w14:textId="77777777" w:rsidR="00CC1ABC" w:rsidRDefault="00CC1ABC" w:rsidP="008F268A">
            <w:pPr>
              <w:rPr>
                <w:ins w:id="517" w:author="Ian Wehmeyer" w:date="2013-08-19T13:19:00Z"/>
              </w:rPr>
            </w:pPr>
            <w:ins w:id="518" w:author="Ian Wehmeyer" w:date="2013-08-19T13:19:00Z">
              <w:r>
                <w:t>/entitlements/{park}{date}</w:t>
              </w:r>
            </w:ins>
          </w:p>
        </w:tc>
        <w:tc>
          <w:tcPr>
            <w:tcW w:w="4428" w:type="dxa"/>
          </w:tcPr>
          <w:p w14:paraId="49F105BE" w14:textId="77777777" w:rsidR="00CC1ABC" w:rsidRDefault="00CC1ABC" w:rsidP="008F268A">
            <w:pPr>
              <w:rPr>
                <w:ins w:id="519" w:author="Ian Wehmeyer" w:date="2013-08-19T13:19:00Z"/>
              </w:rPr>
            </w:pPr>
            <w:proofErr w:type="spellStart"/>
            <w:proofErr w:type="gramStart"/>
            <w:ins w:id="520" w:author="Ian Wehmeyer" w:date="2013-08-19T13:19:00Z">
              <w:r w:rsidRPr="00DC170A">
                <w:t>dbo.usp</w:t>
              </w:r>
              <w:proofErr w:type="gramEnd"/>
              <w:r w:rsidRPr="00DC170A">
                <w:t>_GetEntitlementSummaryETL</w:t>
              </w:r>
              <w:proofErr w:type="spellEnd"/>
            </w:ins>
          </w:p>
        </w:tc>
      </w:tr>
      <w:tr w:rsidR="00CC1ABC" w14:paraId="23E10452" w14:textId="77777777" w:rsidTr="008F268A">
        <w:trPr>
          <w:ins w:id="521" w:author="Ian Wehmeyer" w:date="2013-08-19T13:19:00Z"/>
        </w:trPr>
        <w:tc>
          <w:tcPr>
            <w:tcW w:w="4428" w:type="dxa"/>
          </w:tcPr>
          <w:p w14:paraId="56EB7434" w14:textId="77777777" w:rsidR="00CC1ABC" w:rsidRDefault="00CC1ABC" w:rsidP="008F268A">
            <w:pPr>
              <w:rPr>
                <w:ins w:id="522" w:author="Ian Wehmeyer" w:date="2013-08-19T13:19:00Z"/>
              </w:rPr>
            </w:pPr>
            <w:ins w:id="523" w:author="Ian Wehmeyer" w:date="2013-08-19T13:19:00Z">
              <w:r>
                <w:t>/entitlements/facility/{attraction}/today</w:t>
              </w:r>
            </w:ins>
          </w:p>
        </w:tc>
        <w:tc>
          <w:tcPr>
            <w:tcW w:w="4428" w:type="dxa"/>
          </w:tcPr>
          <w:p w14:paraId="21D5D88B" w14:textId="77777777" w:rsidR="00CC1ABC" w:rsidRDefault="00CC1ABC" w:rsidP="008F268A">
            <w:pPr>
              <w:rPr>
                <w:ins w:id="524" w:author="Ian Wehmeyer" w:date="2013-08-19T13:19:00Z"/>
              </w:rPr>
            </w:pPr>
            <w:proofErr w:type="spellStart"/>
            <w:proofErr w:type="gramStart"/>
            <w:ins w:id="525" w:author="Ian Wehmeyer" w:date="2013-08-19T13:19:00Z">
              <w:r w:rsidRPr="00DC170A">
                <w:t>dbo.usp</w:t>
              </w:r>
              <w:proofErr w:type="gramEnd"/>
              <w:r w:rsidRPr="00DC170A">
                <w:t>_GetEntitlementSummaryHourlyETL</w:t>
              </w:r>
              <w:proofErr w:type="spellEnd"/>
            </w:ins>
          </w:p>
        </w:tc>
      </w:tr>
      <w:tr w:rsidR="00CC1ABC" w14:paraId="3711EF3A" w14:textId="77777777" w:rsidTr="008F268A">
        <w:trPr>
          <w:ins w:id="526" w:author="Ian Wehmeyer" w:date="2013-08-19T13:19:00Z"/>
        </w:trPr>
        <w:tc>
          <w:tcPr>
            <w:tcW w:w="4428" w:type="dxa"/>
          </w:tcPr>
          <w:p w14:paraId="0A6F7DA2" w14:textId="77777777" w:rsidR="00CC1ABC" w:rsidRDefault="00CC1ABC" w:rsidP="008F268A">
            <w:pPr>
              <w:rPr>
                <w:ins w:id="527" w:author="Ian Wehmeyer" w:date="2013-08-19T13:19:00Z"/>
              </w:rPr>
            </w:pPr>
            <w:ins w:id="528" w:author="Ian Wehmeyer" w:date="2013-08-19T13:19:00Z">
              <w:r>
                <w:t>/entitlements/facility/{</w:t>
              </w:r>
              <w:proofErr w:type="spellStart"/>
              <w:r>
                <w:t>facilityId</w:t>
              </w:r>
              <w:proofErr w:type="spellEnd"/>
              <w:r>
                <w:t>}/yesterday</w:t>
              </w:r>
            </w:ins>
          </w:p>
        </w:tc>
        <w:tc>
          <w:tcPr>
            <w:tcW w:w="4428" w:type="dxa"/>
          </w:tcPr>
          <w:p w14:paraId="72335A09" w14:textId="77777777" w:rsidR="00CC1ABC" w:rsidRDefault="00CC1ABC" w:rsidP="008F268A">
            <w:pPr>
              <w:rPr>
                <w:ins w:id="529" w:author="Ian Wehmeyer" w:date="2013-08-19T13:19:00Z"/>
              </w:rPr>
            </w:pPr>
            <w:proofErr w:type="spellStart"/>
            <w:proofErr w:type="gramStart"/>
            <w:ins w:id="530" w:author="Ian Wehmeyer" w:date="2013-08-19T13:19:00Z">
              <w:r w:rsidRPr="00BD74E4">
                <w:t>dbo.usp</w:t>
              </w:r>
              <w:proofErr w:type="gramEnd"/>
              <w:r w:rsidRPr="00BD74E4">
                <w:t>_GetEntitlementSummaryHourlyETL</w:t>
              </w:r>
              <w:proofErr w:type="spellEnd"/>
            </w:ins>
          </w:p>
        </w:tc>
      </w:tr>
      <w:tr w:rsidR="00CC1ABC" w14:paraId="2463B44E" w14:textId="77777777" w:rsidTr="008F268A">
        <w:trPr>
          <w:ins w:id="531" w:author="Ian Wehmeyer" w:date="2013-08-19T13:19:00Z"/>
        </w:trPr>
        <w:tc>
          <w:tcPr>
            <w:tcW w:w="4428" w:type="dxa"/>
          </w:tcPr>
          <w:p w14:paraId="46134389" w14:textId="77777777" w:rsidR="00CC1ABC" w:rsidRDefault="00CC1ABC" w:rsidP="008F268A">
            <w:pPr>
              <w:rPr>
                <w:ins w:id="532" w:author="Ian Wehmeyer" w:date="2013-08-19T13:19:00Z"/>
              </w:rPr>
            </w:pPr>
            <w:ins w:id="533" w:author="Ian Wehmeyer" w:date="2013-08-19T13:19:00Z">
              <w:r>
                <w:t>/entitlements/facility/{</w:t>
              </w:r>
              <w:proofErr w:type="spellStart"/>
              <w:r>
                <w:t>facilityId</w:t>
              </w:r>
              <w:proofErr w:type="spellEnd"/>
              <w:r>
                <w:t>}/</w:t>
              </w:r>
              <w:proofErr w:type="spellStart"/>
              <w:r>
                <w:t>todate</w:t>
              </w:r>
              <w:proofErr w:type="spellEnd"/>
            </w:ins>
          </w:p>
        </w:tc>
        <w:tc>
          <w:tcPr>
            <w:tcW w:w="4428" w:type="dxa"/>
          </w:tcPr>
          <w:p w14:paraId="6C12B2D6" w14:textId="77777777" w:rsidR="00CC1ABC" w:rsidRDefault="00CC1ABC" w:rsidP="008F268A">
            <w:pPr>
              <w:rPr>
                <w:ins w:id="534" w:author="Ian Wehmeyer" w:date="2013-08-19T13:19:00Z"/>
              </w:rPr>
            </w:pPr>
            <w:proofErr w:type="spellStart"/>
            <w:proofErr w:type="gramStart"/>
            <w:ins w:id="535" w:author="Ian Wehmeyer" w:date="2013-08-19T13:19:00Z">
              <w:r w:rsidRPr="00BD74E4">
                <w:t>dbo.usp</w:t>
              </w:r>
              <w:proofErr w:type="gramEnd"/>
              <w:r w:rsidRPr="00BD74E4">
                <w:t>_GetEntitlementSummaryHourlyETL</w:t>
              </w:r>
              <w:proofErr w:type="spellEnd"/>
            </w:ins>
          </w:p>
        </w:tc>
      </w:tr>
      <w:tr w:rsidR="00CC1ABC" w14:paraId="55496C89" w14:textId="77777777" w:rsidTr="008F268A">
        <w:trPr>
          <w:ins w:id="536" w:author="Ian Wehmeyer" w:date="2013-08-19T13:19:00Z"/>
        </w:trPr>
        <w:tc>
          <w:tcPr>
            <w:tcW w:w="4428" w:type="dxa"/>
          </w:tcPr>
          <w:p w14:paraId="2008D1DB" w14:textId="77777777" w:rsidR="00CC1ABC" w:rsidRDefault="00CC1ABC" w:rsidP="008F268A">
            <w:pPr>
              <w:rPr>
                <w:ins w:id="537" w:author="Ian Wehmeyer" w:date="2013-08-19T13:19:00Z"/>
              </w:rPr>
            </w:pPr>
            <w:ins w:id="538" w:author="Ian Wehmeyer" w:date="2013-08-19T13:19:00Z">
              <w:r>
                <w:t>/entitlements/facility/{attraction}/{date}</w:t>
              </w:r>
            </w:ins>
          </w:p>
        </w:tc>
        <w:tc>
          <w:tcPr>
            <w:tcW w:w="4428" w:type="dxa"/>
          </w:tcPr>
          <w:p w14:paraId="0D6776E8" w14:textId="77777777" w:rsidR="00CC1ABC" w:rsidRDefault="00CC1ABC" w:rsidP="008F268A">
            <w:pPr>
              <w:rPr>
                <w:ins w:id="539" w:author="Ian Wehmeyer" w:date="2013-08-19T13:19:00Z"/>
              </w:rPr>
            </w:pPr>
            <w:proofErr w:type="spellStart"/>
            <w:proofErr w:type="gramStart"/>
            <w:ins w:id="540" w:author="Ian Wehmeyer" w:date="2013-08-19T13:19:00Z">
              <w:r w:rsidRPr="00BD74E4">
                <w:t>dbo.usp</w:t>
              </w:r>
              <w:proofErr w:type="gramEnd"/>
              <w:r w:rsidRPr="00BD74E4">
                <w:t>_GetEntitlementSummaryHourlyETL</w:t>
              </w:r>
              <w:proofErr w:type="spellEnd"/>
            </w:ins>
          </w:p>
        </w:tc>
      </w:tr>
    </w:tbl>
    <w:p w14:paraId="7CD59DD4" w14:textId="77777777" w:rsidR="00CC1ABC" w:rsidRDefault="00CC1ABC" w:rsidP="00CC1ABC">
      <w:pPr>
        <w:rPr>
          <w:ins w:id="541" w:author="Ian Wehmeyer" w:date="2013-08-19T13:19:00Z"/>
        </w:rPr>
      </w:pPr>
    </w:p>
    <w:p w14:paraId="2A14DAF5" w14:textId="77777777" w:rsidR="00CC1ABC" w:rsidRPr="002F3C6E" w:rsidRDefault="00CC1ABC" w:rsidP="002F3C6E">
      <w:pPr>
        <w:pStyle w:val="Procedure"/>
        <w:rPr>
          <w:ins w:id="542" w:author="Ian Wehmeyer" w:date="2013-08-19T13:19:00Z"/>
          <w:b/>
          <w:sz w:val="26"/>
          <w:szCs w:val="26"/>
          <w:rPrChange w:id="543" w:author="Ian Wehmeyer" w:date="2013-08-26T10:07:00Z">
            <w:rPr>
              <w:ins w:id="544" w:author="Ian Wehmeyer" w:date="2013-08-19T13:19:00Z"/>
            </w:rPr>
          </w:rPrChange>
        </w:rPr>
        <w:pPrChange w:id="545" w:author="Ian Wehmeyer" w:date="2013-08-26T10:07:00Z">
          <w:pPr>
            <w:pStyle w:val="Heading1"/>
          </w:pPr>
        </w:pPrChange>
      </w:pPr>
      <w:ins w:id="546" w:author="Ian Wehmeyer" w:date="2013-08-19T13:19:00Z">
        <w:r w:rsidRPr="002F3C6E">
          <w:rPr>
            <w:b/>
            <w:sz w:val="26"/>
            <w:szCs w:val="26"/>
            <w:rPrChange w:id="547" w:author="Ian Wehmeyer" w:date="2013-08-26T10:07:00Z">
              <w:rPr/>
            </w:rPrChange>
          </w:rPr>
          <w:t>Executive Summary Resource</w:t>
        </w:r>
      </w:ins>
    </w:p>
    <w:tbl>
      <w:tblPr>
        <w:tblStyle w:val="TableGrid"/>
        <w:tblW w:w="0" w:type="auto"/>
        <w:tblLook w:val="04A0" w:firstRow="1" w:lastRow="0" w:firstColumn="1" w:lastColumn="0" w:noHBand="0" w:noVBand="1"/>
      </w:tblPr>
      <w:tblGrid>
        <w:gridCol w:w="4611"/>
        <w:gridCol w:w="4965"/>
      </w:tblGrid>
      <w:tr w:rsidR="00CC1ABC" w14:paraId="20CCAF0F" w14:textId="77777777" w:rsidTr="008F268A">
        <w:trPr>
          <w:ins w:id="548" w:author="Ian Wehmeyer" w:date="2013-08-19T13:19:00Z"/>
        </w:trPr>
        <w:tc>
          <w:tcPr>
            <w:tcW w:w="4281" w:type="dxa"/>
          </w:tcPr>
          <w:p w14:paraId="7D20B61A" w14:textId="77777777" w:rsidR="00CC1ABC" w:rsidRDefault="00CC1ABC" w:rsidP="008F268A">
            <w:pPr>
              <w:rPr>
                <w:ins w:id="549" w:author="Ian Wehmeyer" w:date="2013-08-19T13:19:00Z"/>
              </w:rPr>
            </w:pPr>
            <w:ins w:id="550" w:author="Ian Wehmeyer" w:date="2013-08-19T13:19:00Z">
              <w:r>
                <w:t>/</w:t>
              </w:r>
              <w:proofErr w:type="spellStart"/>
              <w:r>
                <w:t>execsummary</w:t>
              </w:r>
              <w:proofErr w:type="spellEnd"/>
              <w:r>
                <w:t>/{park}/</w:t>
              </w:r>
              <w:proofErr w:type="spellStart"/>
              <w:r>
                <w:t>todate</w:t>
              </w:r>
              <w:proofErr w:type="spellEnd"/>
            </w:ins>
          </w:p>
        </w:tc>
        <w:tc>
          <w:tcPr>
            <w:tcW w:w="4575" w:type="dxa"/>
          </w:tcPr>
          <w:p w14:paraId="6AF70020" w14:textId="77777777" w:rsidR="00CC1ABC" w:rsidRDefault="00CC1ABC" w:rsidP="008F268A">
            <w:pPr>
              <w:rPr>
                <w:ins w:id="551" w:author="Ian Wehmeyer" w:date="2013-08-19T13:19:00Z"/>
              </w:rPr>
            </w:pPr>
            <w:proofErr w:type="spellStart"/>
            <w:proofErr w:type="gramStart"/>
            <w:ins w:id="552" w:author="Ian Wehmeyer" w:date="2013-08-19T13:19:00Z">
              <w:r w:rsidRPr="00F2584A">
                <w:t>dbo.usp</w:t>
              </w:r>
              <w:proofErr w:type="gramEnd"/>
              <w:r w:rsidRPr="00F2584A">
                <w:t>_GetExecSummaryETL</w:t>
              </w:r>
              <w:proofErr w:type="spellEnd"/>
            </w:ins>
          </w:p>
        </w:tc>
      </w:tr>
      <w:tr w:rsidR="00CC1ABC" w14:paraId="64F4F2C4" w14:textId="77777777" w:rsidTr="008F268A">
        <w:trPr>
          <w:ins w:id="553" w:author="Ian Wehmeyer" w:date="2013-08-19T13:19:00Z"/>
        </w:trPr>
        <w:tc>
          <w:tcPr>
            <w:tcW w:w="4281" w:type="dxa"/>
          </w:tcPr>
          <w:p w14:paraId="6764876C" w14:textId="77777777" w:rsidR="00CC1ABC" w:rsidRDefault="00CC1ABC" w:rsidP="008F268A">
            <w:pPr>
              <w:rPr>
                <w:ins w:id="554" w:author="Ian Wehmeyer" w:date="2013-08-19T13:19:00Z"/>
              </w:rPr>
            </w:pPr>
            <w:ins w:id="555" w:author="Ian Wehmeyer" w:date="2013-08-19T13:19:00Z">
              <w:r>
                <w:t>/</w:t>
              </w:r>
              <w:proofErr w:type="spellStart"/>
              <w:r>
                <w:t>execsummary</w:t>
              </w:r>
              <w:proofErr w:type="spellEnd"/>
              <w:r>
                <w:t>/</w:t>
              </w:r>
              <w:proofErr w:type="spellStart"/>
              <w:r>
                <w:t>cal</w:t>
              </w:r>
              <w:proofErr w:type="spellEnd"/>
              <w:r>
                <w:t>/{park}</w:t>
              </w:r>
            </w:ins>
          </w:p>
        </w:tc>
        <w:tc>
          <w:tcPr>
            <w:tcW w:w="4575" w:type="dxa"/>
          </w:tcPr>
          <w:p w14:paraId="16AC2430" w14:textId="77777777" w:rsidR="00CC1ABC" w:rsidRDefault="00CC1ABC" w:rsidP="008F268A">
            <w:pPr>
              <w:rPr>
                <w:ins w:id="556" w:author="Ian Wehmeyer" w:date="2013-08-19T13:19:00Z"/>
              </w:rPr>
            </w:pPr>
            <w:proofErr w:type="spellStart"/>
            <w:proofErr w:type="gramStart"/>
            <w:ins w:id="557" w:author="Ian Wehmeyer" w:date="2013-08-19T13:19:00Z">
              <w:r w:rsidRPr="00F2584A">
                <w:t>dbo.usp</w:t>
              </w:r>
              <w:proofErr w:type="gramEnd"/>
              <w:r w:rsidRPr="00F2584A">
                <w:t>_GetRedeemedForCalETL</w:t>
              </w:r>
              <w:proofErr w:type="spellEnd"/>
            </w:ins>
          </w:p>
        </w:tc>
      </w:tr>
      <w:tr w:rsidR="00CC1ABC" w14:paraId="43D9378B" w14:textId="77777777" w:rsidTr="008F268A">
        <w:trPr>
          <w:ins w:id="558" w:author="Ian Wehmeyer" w:date="2013-08-19T13:19:00Z"/>
        </w:trPr>
        <w:tc>
          <w:tcPr>
            <w:tcW w:w="4281" w:type="dxa"/>
          </w:tcPr>
          <w:p w14:paraId="24124549" w14:textId="77777777" w:rsidR="00CC1ABC" w:rsidRDefault="00CC1ABC" w:rsidP="008F268A">
            <w:pPr>
              <w:rPr>
                <w:ins w:id="559" w:author="Ian Wehmeyer" w:date="2013-08-19T13:19:00Z"/>
              </w:rPr>
            </w:pPr>
            <w:ins w:id="560" w:author="Ian Wehmeyer" w:date="2013-08-19T13:19:00Z">
              <w:r>
                <w:t>/</w:t>
              </w:r>
              <w:proofErr w:type="spellStart"/>
              <w:r>
                <w:t>execsummary</w:t>
              </w:r>
              <w:proofErr w:type="spellEnd"/>
              <w:r>
                <w:t>/</w:t>
              </w:r>
              <w:proofErr w:type="spellStart"/>
              <w:r>
                <w:t>cal</w:t>
              </w:r>
              <w:proofErr w:type="spellEnd"/>
              <w:r>
                <w:t>/{park}/{date}</w:t>
              </w:r>
            </w:ins>
          </w:p>
        </w:tc>
        <w:tc>
          <w:tcPr>
            <w:tcW w:w="4575" w:type="dxa"/>
          </w:tcPr>
          <w:p w14:paraId="6BF8D390" w14:textId="77777777" w:rsidR="00CC1ABC" w:rsidRDefault="00CC1ABC" w:rsidP="008F268A">
            <w:pPr>
              <w:rPr>
                <w:ins w:id="561" w:author="Ian Wehmeyer" w:date="2013-08-19T13:19:00Z"/>
              </w:rPr>
            </w:pPr>
            <w:proofErr w:type="spellStart"/>
            <w:proofErr w:type="gramStart"/>
            <w:ins w:id="562" w:author="Ian Wehmeyer" w:date="2013-08-19T13:19:00Z">
              <w:r w:rsidRPr="00F2584A">
                <w:t>dbo.usp</w:t>
              </w:r>
              <w:proofErr w:type="gramEnd"/>
              <w:r w:rsidRPr="00F2584A">
                <w:t>_GetRedeemedForCalETL</w:t>
              </w:r>
              <w:proofErr w:type="spellEnd"/>
            </w:ins>
          </w:p>
        </w:tc>
      </w:tr>
      <w:tr w:rsidR="00CC1ABC" w14:paraId="4B76BE5D" w14:textId="77777777" w:rsidTr="008F268A">
        <w:trPr>
          <w:ins w:id="563" w:author="Ian Wehmeyer" w:date="2013-08-19T13:19:00Z"/>
        </w:trPr>
        <w:tc>
          <w:tcPr>
            <w:tcW w:w="4281" w:type="dxa"/>
          </w:tcPr>
          <w:p w14:paraId="7F34AFA0" w14:textId="77777777" w:rsidR="00CC1ABC" w:rsidRDefault="00CC1ABC" w:rsidP="008F268A">
            <w:pPr>
              <w:rPr>
                <w:ins w:id="564" w:author="Ian Wehmeyer" w:date="2013-08-19T13:19:00Z"/>
              </w:rPr>
            </w:pPr>
            <w:ins w:id="565" w:author="Ian Wehmeyer" w:date="2013-08-19T13:19:00Z">
              <w:r>
                <w:t>/</w:t>
              </w:r>
              <w:proofErr w:type="spellStart"/>
              <w:r>
                <w:t>execsummary</w:t>
              </w:r>
              <w:proofErr w:type="spellEnd"/>
              <w:r>
                <w:t>/now</w:t>
              </w:r>
            </w:ins>
          </w:p>
        </w:tc>
        <w:tc>
          <w:tcPr>
            <w:tcW w:w="4575" w:type="dxa"/>
          </w:tcPr>
          <w:p w14:paraId="23428F0E" w14:textId="77777777" w:rsidR="00CC1ABC" w:rsidRDefault="00CC1ABC" w:rsidP="008F268A">
            <w:pPr>
              <w:rPr>
                <w:ins w:id="566" w:author="Ian Wehmeyer" w:date="2013-08-19T13:19:00Z"/>
              </w:rPr>
            </w:pPr>
            <w:proofErr w:type="spellStart"/>
            <w:proofErr w:type="gramStart"/>
            <w:ins w:id="567" w:author="Ian Wehmeyer" w:date="2013-08-19T13:19:00Z">
              <w:r w:rsidRPr="00F2584A">
                <w:t>dbo.usp</w:t>
              </w:r>
              <w:proofErr w:type="gramEnd"/>
              <w:r w:rsidRPr="00F2584A">
                <w:t>_GetExecSummaryETL</w:t>
              </w:r>
              <w:proofErr w:type="spellEnd"/>
            </w:ins>
          </w:p>
        </w:tc>
      </w:tr>
      <w:tr w:rsidR="00CC1ABC" w14:paraId="0412762C" w14:textId="77777777" w:rsidTr="008F268A">
        <w:trPr>
          <w:ins w:id="568" w:author="Ian Wehmeyer" w:date="2013-08-19T13:19:00Z"/>
        </w:trPr>
        <w:tc>
          <w:tcPr>
            <w:tcW w:w="4281" w:type="dxa"/>
          </w:tcPr>
          <w:p w14:paraId="2571CB0E" w14:textId="77777777" w:rsidR="00CC1ABC" w:rsidRDefault="00CC1ABC" w:rsidP="008F268A">
            <w:pPr>
              <w:rPr>
                <w:ins w:id="569" w:author="Ian Wehmeyer" w:date="2013-08-19T13:19:00Z"/>
              </w:rPr>
            </w:pPr>
            <w:ins w:id="570" w:author="Ian Wehmeyer" w:date="2013-08-19T13:19:00Z">
              <w:r>
                <w:t>/</w:t>
              </w:r>
              <w:proofErr w:type="spellStart"/>
              <w:r>
                <w:t>execsummary</w:t>
              </w:r>
              <w:proofErr w:type="spellEnd"/>
              <w:r>
                <w:t>/{park}/now</w:t>
              </w:r>
            </w:ins>
          </w:p>
        </w:tc>
        <w:tc>
          <w:tcPr>
            <w:tcW w:w="4575" w:type="dxa"/>
          </w:tcPr>
          <w:p w14:paraId="1987A6B0" w14:textId="77777777" w:rsidR="00CC1ABC" w:rsidRDefault="00CC1ABC" w:rsidP="008F268A">
            <w:pPr>
              <w:rPr>
                <w:ins w:id="571" w:author="Ian Wehmeyer" w:date="2013-08-19T13:19:00Z"/>
              </w:rPr>
            </w:pPr>
            <w:proofErr w:type="spellStart"/>
            <w:proofErr w:type="gramStart"/>
            <w:ins w:id="572" w:author="Ian Wehmeyer" w:date="2013-08-19T13:19:00Z">
              <w:r w:rsidRPr="00F2584A">
                <w:t>dbo.usp</w:t>
              </w:r>
              <w:proofErr w:type="gramEnd"/>
              <w:r w:rsidRPr="00F2584A">
                <w:t>_GetSubwayQueueCountForAttractionETL</w:t>
              </w:r>
              <w:proofErr w:type="spellEnd"/>
            </w:ins>
          </w:p>
        </w:tc>
      </w:tr>
      <w:tr w:rsidR="00CC1ABC" w14:paraId="1A94BAD7" w14:textId="77777777" w:rsidTr="008F268A">
        <w:trPr>
          <w:ins w:id="573" w:author="Ian Wehmeyer" w:date="2013-08-19T13:19:00Z"/>
        </w:trPr>
        <w:tc>
          <w:tcPr>
            <w:tcW w:w="4281" w:type="dxa"/>
          </w:tcPr>
          <w:p w14:paraId="534C2D5B" w14:textId="77777777" w:rsidR="00CC1ABC" w:rsidRDefault="00CC1ABC" w:rsidP="008F268A">
            <w:pPr>
              <w:rPr>
                <w:ins w:id="574" w:author="Ian Wehmeyer" w:date="2013-08-19T13:19:00Z"/>
              </w:rPr>
            </w:pPr>
            <w:ins w:id="575" w:author="Ian Wehmeyer" w:date="2013-08-19T13:19:00Z">
              <w:r>
                <w:t>/</w:t>
              </w:r>
              <w:proofErr w:type="spellStart"/>
              <w:r>
                <w:t>execsummary</w:t>
              </w:r>
              <w:proofErr w:type="spellEnd"/>
              <w:r>
                <w:t>/{park}/today</w:t>
              </w:r>
            </w:ins>
          </w:p>
        </w:tc>
        <w:tc>
          <w:tcPr>
            <w:tcW w:w="4575" w:type="dxa"/>
          </w:tcPr>
          <w:p w14:paraId="2C74DED1" w14:textId="77777777" w:rsidR="00CC1ABC" w:rsidRDefault="00CC1ABC" w:rsidP="008F268A">
            <w:pPr>
              <w:rPr>
                <w:ins w:id="576" w:author="Ian Wehmeyer" w:date="2013-08-19T13:19:00Z"/>
              </w:rPr>
            </w:pPr>
            <w:proofErr w:type="spellStart"/>
            <w:proofErr w:type="gramStart"/>
            <w:ins w:id="577" w:author="Ian Wehmeyer" w:date="2013-08-19T13:19:00Z">
              <w:r w:rsidRPr="003A2DF7">
                <w:t>dbo.usp</w:t>
              </w:r>
              <w:proofErr w:type="gramEnd"/>
              <w:r w:rsidRPr="003A2DF7">
                <w:t>_GetExecSummaryETL</w:t>
              </w:r>
              <w:proofErr w:type="spellEnd"/>
            </w:ins>
          </w:p>
        </w:tc>
      </w:tr>
      <w:tr w:rsidR="00CC1ABC" w14:paraId="424A9662" w14:textId="77777777" w:rsidTr="008F268A">
        <w:trPr>
          <w:ins w:id="578" w:author="Ian Wehmeyer" w:date="2013-08-19T13:19:00Z"/>
        </w:trPr>
        <w:tc>
          <w:tcPr>
            <w:tcW w:w="4281" w:type="dxa"/>
          </w:tcPr>
          <w:p w14:paraId="56D08573" w14:textId="77777777" w:rsidR="00CC1ABC" w:rsidRDefault="00CC1ABC" w:rsidP="008F268A">
            <w:pPr>
              <w:rPr>
                <w:ins w:id="579" w:author="Ian Wehmeyer" w:date="2013-08-19T13:19:00Z"/>
              </w:rPr>
            </w:pPr>
            <w:ins w:id="580" w:author="Ian Wehmeyer" w:date="2013-08-19T13:19:00Z">
              <w:r>
                <w:t>/</w:t>
              </w:r>
              <w:proofErr w:type="spellStart"/>
              <w:r>
                <w:t>execsummary</w:t>
              </w:r>
              <w:proofErr w:type="spellEnd"/>
              <w:r>
                <w:t>/{park}/yesterday</w:t>
              </w:r>
            </w:ins>
          </w:p>
        </w:tc>
        <w:tc>
          <w:tcPr>
            <w:tcW w:w="4575" w:type="dxa"/>
          </w:tcPr>
          <w:p w14:paraId="189C6139" w14:textId="77777777" w:rsidR="00CC1ABC" w:rsidRDefault="00CC1ABC" w:rsidP="008F268A">
            <w:pPr>
              <w:rPr>
                <w:ins w:id="581" w:author="Ian Wehmeyer" w:date="2013-08-19T13:19:00Z"/>
              </w:rPr>
            </w:pPr>
            <w:proofErr w:type="spellStart"/>
            <w:proofErr w:type="gramStart"/>
            <w:ins w:id="582" w:author="Ian Wehmeyer" w:date="2013-08-19T13:19:00Z">
              <w:r w:rsidRPr="003A2DF7">
                <w:t>dbo.usp</w:t>
              </w:r>
              <w:proofErr w:type="gramEnd"/>
              <w:r w:rsidRPr="003A2DF7">
                <w:t>_GetExecSummaryETL</w:t>
              </w:r>
              <w:proofErr w:type="spellEnd"/>
            </w:ins>
          </w:p>
        </w:tc>
      </w:tr>
      <w:tr w:rsidR="00CC1ABC" w14:paraId="3AD1151F" w14:textId="77777777" w:rsidTr="008F268A">
        <w:trPr>
          <w:ins w:id="583" w:author="Ian Wehmeyer" w:date="2013-08-19T13:19:00Z"/>
        </w:trPr>
        <w:tc>
          <w:tcPr>
            <w:tcW w:w="4281" w:type="dxa"/>
          </w:tcPr>
          <w:p w14:paraId="4277FCCD" w14:textId="77777777" w:rsidR="00CC1ABC" w:rsidRDefault="00CC1ABC" w:rsidP="008F268A">
            <w:pPr>
              <w:rPr>
                <w:ins w:id="584" w:author="Ian Wehmeyer" w:date="2013-08-19T13:19:00Z"/>
              </w:rPr>
            </w:pPr>
            <w:ins w:id="585" w:author="Ian Wehmeyer" w:date="2013-08-19T13:19:00Z">
              <w:r>
                <w:t>/</w:t>
              </w:r>
              <w:proofErr w:type="spellStart"/>
              <w:r>
                <w:t>execsummary</w:t>
              </w:r>
              <w:proofErr w:type="spellEnd"/>
              <w:r>
                <w:t>/{park}/{date}</w:t>
              </w:r>
            </w:ins>
          </w:p>
        </w:tc>
        <w:tc>
          <w:tcPr>
            <w:tcW w:w="4575" w:type="dxa"/>
          </w:tcPr>
          <w:p w14:paraId="102A1E17" w14:textId="77777777" w:rsidR="00CC1ABC" w:rsidRDefault="00CC1ABC" w:rsidP="008F268A">
            <w:pPr>
              <w:rPr>
                <w:ins w:id="586" w:author="Ian Wehmeyer" w:date="2013-08-19T13:19:00Z"/>
              </w:rPr>
            </w:pPr>
            <w:proofErr w:type="spellStart"/>
            <w:proofErr w:type="gramStart"/>
            <w:ins w:id="587" w:author="Ian Wehmeyer" w:date="2013-08-19T13:19:00Z">
              <w:r w:rsidRPr="003A2DF7">
                <w:t>dbo.usp</w:t>
              </w:r>
              <w:proofErr w:type="gramEnd"/>
              <w:r w:rsidRPr="003A2DF7">
                <w:t>_GetExecSummaryETL</w:t>
              </w:r>
              <w:proofErr w:type="spellEnd"/>
            </w:ins>
          </w:p>
        </w:tc>
      </w:tr>
      <w:tr w:rsidR="00CC1ABC" w14:paraId="2306B7E8" w14:textId="77777777" w:rsidTr="008F268A">
        <w:trPr>
          <w:ins w:id="588" w:author="Ian Wehmeyer" w:date="2013-08-19T13:19:00Z"/>
        </w:trPr>
        <w:tc>
          <w:tcPr>
            <w:tcW w:w="4281" w:type="dxa"/>
          </w:tcPr>
          <w:p w14:paraId="02242C05" w14:textId="77777777" w:rsidR="00CC1ABC" w:rsidRDefault="00CC1ABC" w:rsidP="008F268A">
            <w:pPr>
              <w:rPr>
                <w:ins w:id="589" w:author="Ian Wehmeyer" w:date="2013-08-19T13:19:00Z"/>
              </w:rPr>
            </w:pPr>
            <w:ins w:id="590" w:author="Ian Wehmeyer" w:date="2013-08-19T13:19:00Z">
              <w:r>
                <w:t>/</w:t>
              </w:r>
              <w:proofErr w:type="spellStart"/>
              <w:r>
                <w:t>execsummary</w:t>
              </w:r>
              <w:proofErr w:type="spellEnd"/>
              <w:r>
                <w:t>/redemption/{park}/today</w:t>
              </w:r>
            </w:ins>
          </w:p>
        </w:tc>
        <w:tc>
          <w:tcPr>
            <w:tcW w:w="4575" w:type="dxa"/>
          </w:tcPr>
          <w:p w14:paraId="40B9628E" w14:textId="77777777" w:rsidR="00CC1ABC" w:rsidRDefault="00CC1ABC" w:rsidP="008F268A">
            <w:pPr>
              <w:rPr>
                <w:ins w:id="591" w:author="Ian Wehmeyer" w:date="2013-08-19T13:19:00Z"/>
              </w:rPr>
            </w:pPr>
            <w:proofErr w:type="spellStart"/>
            <w:proofErr w:type="gramStart"/>
            <w:ins w:id="592" w:author="Ian Wehmeyer" w:date="2013-08-19T13:19:00Z">
              <w:r w:rsidRPr="003A2DF7">
                <w:t>dbo.usp</w:t>
              </w:r>
              <w:proofErr w:type="gramEnd"/>
              <w:r w:rsidRPr="003A2DF7">
                <w:t>_GetHourlyRedemptionsETL</w:t>
              </w:r>
              <w:proofErr w:type="spellEnd"/>
            </w:ins>
          </w:p>
        </w:tc>
      </w:tr>
      <w:tr w:rsidR="00CC1ABC" w14:paraId="02014FA3" w14:textId="77777777" w:rsidTr="008F268A">
        <w:trPr>
          <w:ins w:id="593" w:author="Ian Wehmeyer" w:date="2013-08-19T13:19:00Z"/>
        </w:trPr>
        <w:tc>
          <w:tcPr>
            <w:tcW w:w="4281" w:type="dxa"/>
          </w:tcPr>
          <w:p w14:paraId="53CA135A" w14:textId="77777777" w:rsidR="00CC1ABC" w:rsidRDefault="00CC1ABC" w:rsidP="008F268A">
            <w:pPr>
              <w:rPr>
                <w:ins w:id="594" w:author="Ian Wehmeyer" w:date="2013-08-19T13:19:00Z"/>
              </w:rPr>
            </w:pPr>
            <w:ins w:id="595" w:author="Ian Wehmeyer" w:date="2013-08-19T13:19:00Z">
              <w:r>
                <w:t>/</w:t>
              </w:r>
              <w:proofErr w:type="spellStart"/>
              <w:r>
                <w:t>execsummary</w:t>
              </w:r>
              <w:proofErr w:type="spellEnd"/>
              <w:r>
                <w:t>/redemption/{park}/yesterday</w:t>
              </w:r>
            </w:ins>
          </w:p>
        </w:tc>
        <w:tc>
          <w:tcPr>
            <w:tcW w:w="4575" w:type="dxa"/>
          </w:tcPr>
          <w:p w14:paraId="0A5535E5" w14:textId="77777777" w:rsidR="00CC1ABC" w:rsidRDefault="00CC1ABC" w:rsidP="008F268A">
            <w:pPr>
              <w:rPr>
                <w:ins w:id="596" w:author="Ian Wehmeyer" w:date="2013-08-19T13:19:00Z"/>
              </w:rPr>
            </w:pPr>
            <w:proofErr w:type="spellStart"/>
            <w:proofErr w:type="gramStart"/>
            <w:ins w:id="597" w:author="Ian Wehmeyer" w:date="2013-08-19T13:19:00Z">
              <w:r w:rsidRPr="003A2DF7">
                <w:t>dbo.usp</w:t>
              </w:r>
              <w:proofErr w:type="gramEnd"/>
              <w:r w:rsidRPr="003A2DF7">
                <w:t>_GetHourlyRedemptionsETL</w:t>
              </w:r>
              <w:proofErr w:type="spellEnd"/>
            </w:ins>
          </w:p>
        </w:tc>
      </w:tr>
      <w:tr w:rsidR="00CC1ABC" w14:paraId="0537F1E8" w14:textId="77777777" w:rsidTr="008F268A">
        <w:trPr>
          <w:ins w:id="598" w:author="Ian Wehmeyer" w:date="2013-08-19T13:19:00Z"/>
        </w:trPr>
        <w:tc>
          <w:tcPr>
            <w:tcW w:w="4281" w:type="dxa"/>
          </w:tcPr>
          <w:p w14:paraId="0758D199" w14:textId="77777777" w:rsidR="00CC1ABC" w:rsidRDefault="00CC1ABC" w:rsidP="008F268A">
            <w:pPr>
              <w:rPr>
                <w:ins w:id="599" w:author="Ian Wehmeyer" w:date="2013-08-19T13:19:00Z"/>
              </w:rPr>
            </w:pPr>
            <w:ins w:id="600" w:author="Ian Wehmeyer" w:date="2013-08-19T13:19:00Z">
              <w:r>
                <w:t>/</w:t>
              </w:r>
              <w:proofErr w:type="spellStart"/>
              <w:r>
                <w:t>execsummary</w:t>
              </w:r>
              <w:proofErr w:type="spellEnd"/>
              <w:r>
                <w:t>/redemption/{park}/{date}</w:t>
              </w:r>
            </w:ins>
          </w:p>
        </w:tc>
        <w:tc>
          <w:tcPr>
            <w:tcW w:w="4575" w:type="dxa"/>
          </w:tcPr>
          <w:p w14:paraId="756D8298" w14:textId="77777777" w:rsidR="00CC1ABC" w:rsidRDefault="00CC1ABC" w:rsidP="008F268A">
            <w:pPr>
              <w:rPr>
                <w:ins w:id="601" w:author="Ian Wehmeyer" w:date="2013-08-19T13:19:00Z"/>
              </w:rPr>
            </w:pPr>
            <w:proofErr w:type="spellStart"/>
            <w:proofErr w:type="gramStart"/>
            <w:ins w:id="602" w:author="Ian Wehmeyer" w:date="2013-08-19T13:19:00Z">
              <w:r w:rsidRPr="003A2DF7">
                <w:t>dbo.usp</w:t>
              </w:r>
              <w:proofErr w:type="gramEnd"/>
              <w:r w:rsidRPr="003A2DF7">
                <w:t>_GetHourlyRedemptionsETL</w:t>
              </w:r>
              <w:proofErr w:type="spellEnd"/>
            </w:ins>
          </w:p>
        </w:tc>
      </w:tr>
      <w:tr w:rsidR="00CC1ABC" w14:paraId="2579AAC9" w14:textId="77777777" w:rsidTr="008F268A">
        <w:trPr>
          <w:ins w:id="603" w:author="Ian Wehmeyer" w:date="2013-08-19T13:19:00Z"/>
        </w:trPr>
        <w:tc>
          <w:tcPr>
            <w:tcW w:w="4281" w:type="dxa"/>
          </w:tcPr>
          <w:p w14:paraId="4E47FCD0" w14:textId="77777777" w:rsidR="00CC1ABC" w:rsidRDefault="00CC1ABC" w:rsidP="008F268A">
            <w:pPr>
              <w:rPr>
                <w:ins w:id="604" w:author="Ian Wehmeyer" w:date="2013-08-19T13:19:00Z"/>
              </w:rPr>
            </w:pPr>
            <w:ins w:id="605" w:author="Ian Wehmeyer" w:date="2013-08-19T13:19:00Z">
              <w:r>
                <w:t>/</w:t>
              </w:r>
              <w:proofErr w:type="spellStart"/>
              <w:r>
                <w:t>execsummary</w:t>
              </w:r>
              <w:proofErr w:type="spellEnd"/>
              <w:r>
                <w:t>/</w:t>
              </w:r>
              <w:proofErr w:type="spellStart"/>
              <w:r>
                <w:t>waittimes</w:t>
              </w:r>
              <w:proofErr w:type="spellEnd"/>
              <w:r>
                <w:t>/{</w:t>
              </w:r>
              <w:proofErr w:type="spellStart"/>
              <w:r>
                <w:t>parkId</w:t>
              </w:r>
              <w:proofErr w:type="spellEnd"/>
              <w:r>
                <w:t>}</w:t>
              </w:r>
            </w:ins>
          </w:p>
        </w:tc>
        <w:tc>
          <w:tcPr>
            <w:tcW w:w="4575" w:type="dxa"/>
          </w:tcPr>
          <w:p w14:paraId="3ABAA5DC" w14:textId="77777777" w:rsidR="00CC1ABC" w:rsidRDefault="00CC1ABC" w:rsidP="008F268A">
            <w:pPr>
              <w:rPr>
                <w:ins w:id="606" w:author="Ian Wehmeyer" w:date="2013-08-19T13:19:00Z"/>
              </w:rPr>
            </w:pPr>
            <w:proofErr w:type="spellStart"/>
            <w:proofErr w:type="gramStart"/>
            <w:ins w:id="607" w:author="Ian Wehmeyer" w:date="2013-08-19T13:19:00Z">
              <w:r w:rsidRPr="003A2DF7">
                <w:t>dbo.usp</w:t>
              </w:r>
              <w:proofErr w:type="gramEnd"/>
              <w:r w:rsidRPr="003A2DF7">
                <w:t>_GetWaitTimes_ETL</w:t>
              </w:r>
              <w:proofErr w:type="spellEnd"/>
            </w:ins>
          </w:p>
        </w:tc>
      </w:tr>
    </w:tbl>
    <w:p w14:paraId="4799ADE5" w14:textId="77777777" w:rsidR="00CC1ABC" w:rsidRDefault="00CC1ABC" w:rsidP="00CC1ABC">
      <w:pPr>
        <w:rPr>
          <w:ins w:id="608" w:author="Ian Wehmeyer" w:date="2013-08-19T13:19:00Z"/>
        </w:rPr>
      </w:pPr>
    </w:p>
    <w:p w14:paraId="6DB111F7" w14:textId="77777777" w:rsidR="00CC1ABC" w:rsidRPr="002F3C6E" w:rsidRDefault="00CC1ABC" w:rsidP="002F3C6E">
      <w:pPr>
        <w:pStyle w:val="Procedure"/>
        <w:rPr>
          <w:ins w:id="609" w:author="Ian Wehmeyer" w:date="2013-08-19T13:19:00Z"/>
          <w:b/>
          <w:sz w:val="26"/>
          <w:szCs w:val="26"/>
          <w:rPrChange w:id="610" w:author="Ian Wehmeyer" w:date="2013-08-26T10:08:00Z">
            <w:rPr>
              <w:ins w:id="611" w:author="Ian Wehmeyer" w:date="2013-08-19T13:19:00Z"/>
            </w:rPr>
          </w:rPrChange>
        </w:rPr>
        <w:pPrChange w:id="612" w:author="Ian Wehmeyer" w:date="2013-08-26T10:07:00Z">
          <w:pPr>
            <w:pStyle w:val="Heading1"/>
          </w:pPr>
        </w:pPrChange>
      </w:pPr>
      <w:ins w:id="613" w:author="Ian Wehmeyer" w:date="2013-08-19T13:19:00Z">
        <w:r w:rsidRPr="002F3C6E">
          <w:rPr>
            <w:b/>
            <w:sz w:val="26"/>
            <w:szCs w:val="26"/>
            <w:rPrChange w:id="614" w:author="Ian Wehmeyer" w:date="2013-08-26T10:08:00Z">
              <w:rPr/>
            </w:rPrChange>
          </w:rPr>
          <w:t>Guests</w:t>
        </w:r>
      </w:ins>
    </w:p>
    <w:tbl>
      <w:tblPr>
        <w:tblStyle w:val="TableGrid"/>
        <w:tblW w:w="0" w:type="auto"/>
        <w:tblLook w:val="04A0" w:firstRow="1" w:lastRow="0" w:firstColumn="1" w:lastColumn="0" w:noHBand="0" w:noVBand="1"/>
      </w:tblPr>
      <w:tblGrid>
        <w:gridCol w:w="4428"/>
        <w:gridCol w:w="4428"/>
      </w:tblGrid>
      <w:tr w:rsidR="00CC1ABC" w14:paraId="5DD2D578" w14:textId="77777777" w:rsidTr="008F268A">
        <w:trPr>
          <w:ins w:id="615" w:author="Ian Wehmeyer" w:date="2013-08-19T13:19:00Z"/>
        </w:trPr>
        <w:tc>
          <w:tcPr>
            <w:tcW w:w="4428" w:type="dxa"/>
          </w:tcPr>
          <w:p w14:paraId="3D0B2086" w14:textId="77777777" w:rsidR="00CC1ABC" w:rsidRDefault="00CC1ABC" w:rsidP="008F268A">
            <w:pPr>
              <w:rPr>
                <w:ins w:id="616" w:author="Ian Wehmeyer" w:date="2013-08-19T13:19:00Z"/>
              </w:rPr>
            </w:pPr>
            <w:ins w:id="617" w:author="Ian Wehmeyer" w:date="2013-08-19T13:19:00Z">
              <w:r>
                <w:t>/guests/facility/{attraction}/date</w:t>
              </w:r>
            </w:ins>
          </w:p>
        </w:tc>
        <w:tc>
          <w:tcPr>
            <w:tcW w:w="4428" w:type="dxa"/>
          </w:tcPr>
          <w:p w14:paraId="6EEB8ED1" w14:textId="77777777" w:rsidR="00CC1ABC" w:rsidRDefault="00CC1ABC" w:rsidP="008F268A">
            <w:pPr>
              <w:rPr>
                <w:ins w:id="618" w:author="Ian Wehmeyer" w:date="2013-08-19T13:19:00Z"/>
              </w:rPr>
            </w:pPr>
            <w:proofErr w:type="spellStart"/>
            <w:proofErr w:type="gramStart"/>
            <w:ins w:id="619" w:author="Ian Wehmeyer" w:date="2013-08-19T13:19:00Z">
              <w:r w:rsidRPr="003A2DF7">
                <w:t>dbo.usp</w:t>
              </w:r>
              <w:proofErr w:type="gramEnd"/>
              <w:r w:rsidRPr="003A2DF7">
                <w:t>_GetGuestsForAttraction</w:t>
              </w:r>
              <w:proofErr w:type="spellEnd"/>
            </w:ins>
          </w:p>
        </w:tc>
      </w:tr>
      <w:tr w:rsidR="00CC1ABC" w14:paraId="772B5DAF" w14:textId="77777777" w:rsidTr="008F268A">
        <w:trPr>
          <w:ins w:id="620" w:author="Ian Wehmeyer" w:date="2013-08-19T13:19:00Z"/>
        </w:trPr>
        <w:tc>
          <w:tcPr>
            <w:tcW w:w="4428" w:type="dxa"/>
          </w:tcPr>
          <w:p w14:paraId="7C544C02" w14:textId="77777777" w:rsidR="00CC1ABC" w:rsidRDefault="00CC1ABC" w:rsidP="008F268A">
            <w:pPr>
              <w:rPr>
                <w:ins w:id="621" w:author="Ian Wehmeyer" w:date="2013-08-19T13:19:00Z"/>
              </w:rPr>
            </w:pPr>
            <w:ins w:id="622" w:author="Ian Wehmeyer" w:date="2013-08-19T13:19:00Z">
              <w:r>
                <w:t>/guests/facility/{attraction}/today</w:t>
              </w:r>
            </w:ins>
          </w:p>
        </w:tc>
        <w:tc>
          <w:tcPr>
            <w:tcW w:w="4428" w:type="dxa"/>
          </w:tcPr>
          <w:p w14:paraId="48F4ECC0" w14:textId="77777777" w:rsidR="00CC1ABC" w:rsidRDefault="00CC1ABC" w:rsidP="008F268A">
            <w:pPr>
              <w:rPr>
                <w:ins w:id="623" w:author="Ian Wehmeyer" w:date="2013-08-19T13:19:00Z"/>
              </w:rPr>
            </w:pPr>
            <w:proofErr w:type="spellStart"/>
            <w:proofErr w:type="gramStart"/>
            <w:ins w:id="624" w:author="Ian Wehmeyer" w:date="2013-08-19T13:19:00Z">
              <w:r w:rsidRPr="003A2DF7">
                <w:t>dbo.usp</w:t>
              </w:r>
              <w:proofErr w:type="gramEnd"/>
              <w:r w:rsidRPr="003A2DF7">
                <w:t>_GetGuestsForAttraction</w:t>
              </w:r>
              <w:proofErr w:type="spellEnd"/>
            </w:ins>
          </w:p>
        </w:tc>
      </w:tr>
      <w:tr w:rsidR="00CC1ABC" w14:paraId="776782F7" w14:textId="77777777" w:rsidTr="008F268A">
        <w:trPr>
          <w:ins w:id="625" w:author="Ian Wehmeyer" w:date="2013-08-19T13:19:00Z"/>
        </w:trPr>
        <w:tc>
          <w:tcPr>
            <w:tcW w:w="4428" w:type="dxa"/>
          </w:tcPr>
          <w:p w14:paraId="55B5FDE8" w14:textId="77777777" w:rsidR="00CC1ABC" w:rsidRDefault="00CC1ABC" w:rsidP="008F268A">
            <w:pPr>
              <w:rPr>
                <w:ins w:id="626" w:author="Ian Wehmeyer" w:date="2013-08-19T13:19:00Z"/>
              </w:rPr>
            </w:pPr>
            <w:ins w:id="627" w:author="Ian Wehmeyer" w:date="2013-08-19T13:19:00Z">
              <w:r>
                <w:t>/guests/facility/{attraction}/yesterday</w:t>
              </w:r>
            </w:ins>
          </w:p>
        </w:tc>
        <w:tc>
          <w:tcPr>
            <w:tcW w:w="4428" w:type="dxa"/>
          </w:tcPr>
          <w:p w14:paraId="41DA8685" w14:textId="77777777" w:rsidR="00CC1ABC" w:rsidRDefault="00CC1ABC" w:rsidP="008F268A">
            <w:pPr>
              <w:rPr>
                <w:ins w:id="628" w:author="Ian Wehmeyer" w:date="2013-08-19T13:19:00Z"/>
              </w:rPr>
            </w:pPr>
            <w:proofErr w:type="spellStart"/>
            <w:proofErr w:type="gramStart"/>
            <w:ins w:id="629" w:author="Ian Wehmeyer" w:date="2013-08-19T13:19:00Z">
              <w:r w:rsidRPr="003A2DF7">
                <w:t>dbo.usp</w:t>
              </w:r>
              <w:proofErr w:type="gramEnd"/>
              <w:r w:rsidRPr="003A2DF7">
                <w:t>_GetGuestsForAttraction</w:t>
              </w:r>
              <w:proofErr w:type="spellEnd"/>
            </w:ins>
          </w:p>
        </w:tc>
      </w:tr>
      <w:tr w:rsidR="00CC1ABC" w14:paraId="76763CEC" w14:textId="77777777" w:rsidTr="008F268A">
        <w:trPr>
          <w:ins w:id="630" w:author="Ian Wehmeyer" w:date="2013-08-19T13:19:00Z"/>
        </w:trPr>
        <w:tc>
          <w:tcPr>
            <w:tcW w:w="4428" w:type="dxa"/>
          </w:tcPr>
          <w:p w14:paraId="59183816" w14:textId="77777777" w:rsidR="00CC1ABC" w:rsidRDefault="00CC1ABC" w:rsidP="008F268A">
            <w:pPr>
              <w:rPr>
                <w:ins w:id="631" w:author="Ian Wehmeyer" w:date="2013-08-19T13:19:00Z"/>
              </w:rPr>
            </w:pPr>
            <w:ins w:id="632" w:author="Ian Wehmeyer" w:date="2013-08-19T13:19:00Z">
              <w:r>
                <w:t>/guest/{</w:t>
              </w:r>
              <w:proofErr w:type="spellStart"/>
              <w:r>
                <w:t>guestid</w:t>
              </w:r>
              <w:proofErr w:type="spellEnd"/>
              <w:r>
                <w:t>}/today</w:t>
              </w:r>
            </w:ins>
          </w:p>
        </w:tc>
        <w:tc>
          <w:tcPr>
            <w:tcW w:w="4428" w:type="dxa"/>
          </w:tcPr>
          <w:p w14:paraId="112C95A9" w14:textId="77777777" w:rsidR="00CC1ABC" w:rsidRDefault="00CC1ABC" w:rsidP="008F268A">
            <w:pPr>
              <w:rPr>
                <w:ins w:id="633" w:author="Ian Wehmeyer" w:date="2013-08-19T13:19:00Z"/>
              </w:rPr>
            </w:pPr>
            <w:proofErr w:type="spellStart"/>
            <w:proofErr w:type="gramStart"/>
            <w:ins w:id="634" w:author="Ian Wehmeyer" w:date="2013-08-19T13:19:00Z">
              <w:r w:rsidRPr="006E6AA5">
                <w:t>dbo.usp</w:t>
              </w:r>
              <w:proofErr w:type="gramEnd"/>
              <w:r w:rsidRPr="006E6AA5">
                <w:t>_GetGuest</w:t>
              </w:r>
              <w:proofErr w:type="spellEnd"/>
            </w:ins>
          </w:p>
        </w:tc>
      </w:tr>
      <w:tr w:rsidR="00CC1ABC" w14:paraId="653623CD" w14:textId="77777777" w:rsidTr="008F268A">
        <w:trPr>
          <w:ins w:id="635" w:author="Ian Wehmeyer" w:date="2013-08-19T13:19:00Z"/>
        </w:trPr>
        <w:tc>
          <w:tcPr>
            <w:tcW w:w="4428" w:type="dxa"/>
          </w:tcPr>
          <w:p w14:paraId="310C2358" w14:textId="77777777" w:rsidR="00CC1ABC" w:rsidRDefault="00CC1ABC" w:rsidP="008F268A">
            <w:pPr>
              <w:rPr>
                <w:ins w:id="636" w:author="Ian Wehmeyer" w:date="2013-08-19T13:19:00Z"/>
              </w:rPr>
            </w:pPr>
            <w:ins w:id="637" w:author="Ian Wehmeyer" w:date="2013-08-19T13:19:00Z">
              <w:r>
                <w:t>/guest/{</w:t>
              </w:r>
              <w:proofErr w:type="spellStart"/>
              <w:r>
                <w:t>guestid</w:t>
              </w:r>
              <w:proofErr w:type="spellEnd"/>
              <w:r>
                <w:t>}/yesterday</w:t>
              </w:r>
            </w:ins>
          </w:p>
        </w:tc>
        <w:tc>
          <w:tcPr>
            <w:tcW w:w="4428" w:type="dxa"/>
          </w:tcPr>
          <w:p w14:paraId="39B4B951" w14:textId="77777777" w:rsidR="00CC1ABC" w:rsidRDefault="00CC1ABC" w:rsidP="008F268A">
            <w:pPr>
              <w:rPr>
                <w:ins w:id="638" w:author="Ian Wehmeyer" w:date="2013-08-19T13:19:00Z"/>
              </w:rPr>
            </w:pPr>
            <w:proofErr w:type="spellStart"/>
            <w:proofErr w:type="gramStart"/>
            <w:ins w:id="639" w:author="Ian Wehmeyer" w:date="2013-08-19T13:19:00Z">
              <w:r w:rsidRPr="006E6AA5">
                <w:t>dbo.usp</w:t>
              </w:r>
              <w:proofErr w:type="gramEnd"/>
              <w:r w:rsidRPr="006E6AA5">
                <w:t>_GetGuest</w:t>
              </w:r>
              <w:proofErr w:type="spellEnd"/>
            </w:ins>
          </w:p>
        </w:tc>
      </w:tr>
      <w:tr w:rsidR="00CC1ABC" w14:paraId="4904DFCB" w14:textId="77777777" w:rsidTr="008F268A">
        <w:trPr>
          <w:ins w:id="640" w:author="Ian Wehmeyer" w:date="2013-08-19T13:19:00Z"/>
        </w:trPr>
        <w:tc>
          <w:tcPr>
            <w:tcW w:w="4428" w:type="dxa"/>
          </w:tcPr>
          <w:p w14:paraId="69086555" w14:textId="77777777" w:rsidR="00CC1ABC" w:rsidRDefault="00CC1ABC" w:rsidP="008F268A">
            <w:pPr>
              <w:rPr>
                <w:ins w:id="641" w:author="Ian Wehmeyer" w:date="2013-08-19T13:19:00Z"/>
              </w:rPr>
            </w:pPr>
            <w:ins w:id="642" w:author="Ian Wehmeyer" w:date="2013-08-19T13:19:00Z">
              <w:r>
                <w:t>/guests/{</w:t>
              </w:r>
              <w:proofErr w:type="spellStart"/>
              <w:r>
                <w:t>guestid</w:t>
              </w:r>
              <w:proofErr w:type="spellEnd"/>
              <w:r>
                <w:t>}/{date}</w:t>
              </w:r>
            </w:ins>
          </w:p>
        </w:tc>
        <w:tc>
          <w:tcPr>
            <w:tcW w:w="4428" w:type="dxa"/>
          </w:tcPr>
          <w:p w14:paraId="0224635F" w14:textId="77777777" w:rsidR="00CC1ABC" w:rsidRDefault="00CC1ABC" w:rsidP="008F268A">
            <w:pPr>
              <w:rPr>
                <w:ins w:id="643" w:author="Ian Wehmeyer" w:date="2013-08-19T13:19:00Z"/>
              </w:rPr>
            </w:pPr>
            <w:proofErr w:type="spellStart"/>
            <w:proofErr w:type="gramStart"/>
            <w:ins w:id="644" w:author="Ian Wehmeyer" w:date="2013-08-19T13:19:00Z">
              <w:r w:rsidRPr="006E6AA5">
                <w:t>dbo.usp</w:t>
              </w:r>
              <w:proofErr w:type="gramEnd"/>
              <w:r w:rsidRPr="006E6AA5">
                <w:t>_GetGuest</w:t>
              </w:r>
              <w:proofErr w:type="spellEnd"/>
            </w:ins>
          </w:p>
        </w:tc>
      </w:tr>
      <w:tr w:rsidR="00CC1ABC" w14:paraId="1D16CB60" w14:textId="77777777" w:rsidTr="008F268A">
        <w:trPr>
          <w:ins w:id="645" w:author="Ian Wehmeyer" w:date="2013-08-19T13:19:00Z"/>
        </w:trPr>
        <w:tc>
          <w:tcPr>
            <w:tcW w:w="4428" w:type="dxa"/>
          </w:tcPr>
          <w:p w14:paraId="5B0A5600" w14:textId="77777777" w:rsidR="00CC1ABC" w:rsidRDefault="00CC1ABC" w:rsidP="008F268A">
            <w:pPr>
              <w:rPr>
                <w:ins w:id="646" w:author="Ian Wehmeyer" w:date="2013-08-19T13:19:00Z"/>
              </w:rPr>
            </w:pPr>
            <w:ins w:id="647" w:author="Ian Wehmeyer" w:date="2013-08-19T13:19:00Z">
              <w:r>
                <w:t>/guests/search/{date}/{</w:t>
              </w:r>
              <w:proofErr w:type="spellStart"/>
              <w:r>
                <w:t>rowcount</w:t>
              </w:r>
              <w:proofErr w:type="spellEnd"/>
              <w:r>
                <w:t>}</w:t>
              </w:r>
            </w:ins>
          </w:p>
        </w:tc>
        <w:tc>
          <w:tcPr>
            <w:tcW w:w="4428" w:type="dxa"/>
          </w:tcPr>
          <w:p w14:paraId="36921405" w14:textId="77777777" w:rsidR="00CC1ABC" w:rsidRDefault="00CC1ABC" w:rsidP="008F268A">
            <w:pPr>
              <w:rPr>
                <w:ins w:id="648" w:author="Ian Wehmeyer" w:date="2013-08-19T13:19:00Z"/>
              </w:rPr>
            </w:pPr>
            <w:proofErr w:type="spellStart"/>
            <w:proofErr w:type="gramStart"/>
            <w:ins w:id="649" w:author="Ian Wehmeyer" w:date="2013-08-19T13:19:00Z">
              <w:r w:rsidRPr="006E6AA5">
                <w:t>dbo.usp</w:t>
              </w:r>
              <w:proofErr w:type="gramEnd"/>
              <w:r w:rsidRPr="006E6AA5">
                <w:t>_GetGuestsForSearch</w:t>
              </w:r>
              <w:proofErr w:type="spellEnd"/>
            </w:ins>
          </w:p>
        </w:tc>
      </w:tr>
      <w:tr w:rsidR="00CC1ABC" w14:paraId="31865E68" w14:textId="77777777" w:rsidTr="008F268A">
        <w:trPr>
          <w:ins w:id="650" w:author="Ian Wehmeyer" w:date="2013-08-19T13:19:00Z"/>
        </w:trPr>
        <w:tc>
          <w:tcPr>
            <w:tcW w:w="4428" w:type="dxa"/>
          </w:tcPr>
          <w:p w14:paraId="0E84E743" w14:textId="77777777" w:rsidR="00CC1ABC" w:rsidRDefault="00CC1ABC" w:rsidP="008F268A">
            <w:pPr>
              <w:rPr>
                <w:ins w:id="651" w:author="Ian Wehmeyer" w:date="2013-08-19T13:19:00Z"/>
              </w:rPr>
            </w:pPr>
            <w:ins w:id="652" w:author="Ian Wehmeyer" w:date="2013-08-19T13:19:00Z">
              <w:r>
                <w:t>/guests/search/{date}</w:t>
              </w:r>
            </w:ins>
          </w:p>
        </w:tc>
        <w:tc>
          <w:tcPr>
            <w:tcW w:w="4428" w:type="dxa"/>
          </w:tcPr>
          <w:p w14:paraId="1BA8B076" w14:textId="77777777" w:rsidR="00CC1ABC" w:rsidRDefault="00CC1ABC" w:rsidP="008F268A">
            <w:pPr>
              <w:rPr>
                <w:ins w:id="653" w:author="Ian Wehmeyer" w:date="2013-08-19T13:19:00Z"/>
              </w:rPr>
            </w:pPr>
            <w:proofErr w:type="spellStart"/>
            <w:proofErr w:type="gramStart"/>
            <w:ins w:id="654" w:author="Ian Wehmeyer" w:date="2013-08-19T13:19:00Z">
              <w:r w:rsidRPr="006E6AA5">
                <w:t>dbo.usp</w:t>
              </w:r>
              <w:proofErr w:type="gramEnd"/>
              <w:r w:rsidRPr="006E6AA5">
                <w:t>_GetGuestsForSearch</w:t>
              </w:r>
              <w:proofErr w:type="spellEnd"/>
            </w:ins>
          </w:p>
        </w:tc>
      </w:tr>
      <w:tr w:rsidR="00CC1ABC" w14:paraId="4FA807F7" w14:textId="77777777" w:rsidTr="008F268A">
        <w:trPr>
          <w:ins w:id="655" w:author="Ian Wehmeyer" w:date="2013-08-19T13:19:00Z"/>
        </w:trPr>
        <w:tc>
          <w:tcPr>
            <w:tcW w:w="4428" w:type="dxa"/>
          </w:tcPr>
          <w:p w14:paraId="0AE096D3" w14:textId="77777777" w:rsidR="00CC1ABC" w:rsidRDefault="00CC1ABC" w:rsidP="008F268A">
            <w:pPr>
              <w:rPr>
                <w:ins w:id="656" w:author="Ian Wehmeyer" w:date="2013-08-19T13:19:00Z"/>
              </w:rPr>
            </w:pPr>
            <w:ins w:id="657" w:author="Ian Wehmeyer" w:date="2013-08-19T13:19:00Z">
              <w:r>
                <w:t>/guests/search/now/{</w:t>
              </w:r>
              <w:proofErr w:type="spellStart"/>
              <w:r>
                <w:t>rowcount</w:t>
              </w:r>
              <w:proofErr w:type="spellEnd"/>
              <w:r>
                <w:t>}</w:t>
              </w:r>
            </w:ins>
          </w:p>
        </w:tc>
        <w:tc>
          <w:tcPr>
            <w:tcW w:w="4428" w:type="dxa"/>
          </w:tcPr>
          <w:p w14:paraId="6506C45D" w14:textId="77777777" w:rsidR="00CC1ABC" w:rsidRDefault="00CC1ABC" w:rsidP="008F268A">
            <w:pPr>
              <w:rPr>
                <w:ins w:id="658" w:author="Ian Wehmeyer" w:date="2013-08-19T13:19:00Z"/>
              </w:rPr>
            </w:pPr>
            <w:proofErr w:type="spellStart"/>
            <w:proofErr w:type="gramStart"/>
            <w:ins w:id="659" w:author="Ian Wehmeyer" w:date="2013-08-19T13:19:00Z">
              <w:r w:rsidRPr="006E6AA5">
                <w:t>dbo.usp</w:t>
              </w:r>
              <w:proofErr w:type="gramEnd"/>
              <w:r w:rsidRPr="006E6AA5">
                <w:t>_GetGuestsForSearch</w:t>
              </w:r>
              <w:proofErr w:type="spellEnd"/>
            </w:ins>
          </w:p>
        </w:tc>
      </w:tr>
      <w:tr w:rsidR="00CC1ABC" w14:paraId="749D6BC7" w14:textId="77777777" w:rsidTr="008F268A">
        <w:trPr>
          <w:ins w:id="660" w:author="Ian Wehmeyer" w:date="2013-08-19T13:19:00Z"/>
        </w:trPr>
        <w:tc>
          <w:tcPr>
            <w:tcW w:w="4428" w:type="dxa"/>
          </w:tcPr>
          <w:p w14:paraId="7C4662F2" w14:textId="77777777" w:rsidR="00CC1ABC" w:rsidRDefault="00CC1ABC" w:rsidP="008F268A">
            <w:pPr>
              <w:rPr>
                <w:ins w:id="661" w:author="Ian Wehmeyer" w:date="2013-08-19T13:19:00Z"/>
              </w:rPr>
            </w:pPr>
            <w:ins w:id="662" w:author="Ian Wehmeyer" w:date="2013-08-19T13:19:00Z">
              <w:r>
                <w:t>/guests/search/now</w:t>
              </w:r>
            </w:ins>
          </w:p>
        </w:tc>
        <w:tc>
          <w:tcPr>
            <w:tcW w:w="4428" w:type="dxa"/>
          </w:tcPr>
          <w:p w14:paraId="334EE469" w14:textId="77777777" w:rsidR="00CC1ABC" w:rsidRDefault="00CC1ABC" w:rsidP="008F268A">
            <w:pPr>
              <w:rPr>
                <w:ins w:id="663" w:author="Ian Wehmeyer" w:date="2013-08-19T13:19:00Z"/>
              </w:rPr>
            </w:pPr>
            <w:proofErr w:type="spellStart"/>
            <w:proofErr w:type="gramStart"/>
            <w:ins w:id="664" w:author="Ian Wehmeyer" w:date="2013-08-19T13:19:00Z">
              <w:r w:rsidRPr="006E6AA5">
                <w:t>dbo.usp</w:t>
              </w:r>
              <w:proofErr w:type="gramEnd"/>
              <w:r w:rsidRPr="006E6AA5">
                <w:t>_GetGuestsForSearch</w:t>
              </w:r>
              <w:proofErr w:type="spellEnd"/>
            </w:ins>
          </w:p>
        </w:tc>
      </w:tr>
    </w:tbl>
    <w:p w14:paraId="563CB71D" w14:textId="77777777" w:rsidR="00CC1ABC" w:rsidRDefault="00CC1ABC" w:rsidP="00CC1ABC">
      <w:pPr>
        <w:rPr>
          <w:ins w:id="665" w:author="Ian Wehmeyer" w:date="2013-08-19T13:19:00Z"/>
        </w:rPr>
      </w:pPr>
    </w:p>
    <w:p w14:paraId="0781354D" w14:textId="77777777" w:rsidR="00AB7E3C" w:rsidRDefault="00AB7E3C">
      <w:pPr>
        <w:spacing w:after="0" w:line="240" w:lineRule="auto"/>
        <w:rPr>
          <w:ins w:id="666" w:author="Ian Wehmeyer" w:date="2013-08-27T11:30:00Z"/>
          <w:b/>
          <w:sz w:val="26"/>
          <w:szCs w:val="26"/>
        </w:rPr>
      </w:pPr>
      <w:ins w:id="667" w:author="Ian Wehmeyer" w:date="2013-08-27T11:30:00Z">
        <w:r>
          <w:rPr>
            <w:b/>
            <w:sz w:val="26"/>
            <w:szCs w:val="26"/>
          </w:rPr>
          <w:br w:type="page"/>
        </w:r>
      </w:ins>
    </w:p>
    <w:p w14:paraId="7249BD42" w14:textId="6504E2E4" w:rsidR="00CC1ABC" w:rsidRPr="002F3C6E" w:rsidRDefault="00CC1ABC" w:rsidP="002F3C6E">
      <w:pPr>
        <w:pStyle w:val="Procedure"/>
        <w:rPr>
          <w:ins w:id="668" w:author="Ian Wehmeyer" w:date="2013-08-19T13:19:00Z"/>
          <w:b/>
          <w:sz w:val="26"/>
          <w:szCs w:val="26"/>
          <w:rPrChange w:id="669" w:author="Ian Wehmeyer" w:date="2013-08-26T10:08:00Z">
            <w:rPr>
              <w:ins w:id="670" w:author="Ian Wehmeyer" w:date="2013-08-19T13:19:00Z"/>
            </w:rPr>
          </w:rPrChange>
        </w:rPr>
        <w:pPrChange w:id="671" w:author="Ian Wehmeyer" w:date="2013-08-26T10:07:00Z">
          <w:pPr>
            <w:pStyle w:val="Heading1"/>
          </w:pPr>
        </w:pPrChange>
      </w:pPr>
      <w:ins w:id="672" w:author="Ian Wehmeyer" w:date="2013-08-19T13:19:00Z">
        <w:r w:rsidRPr="002F3C6E">
          <w:rPr>
            <w:b/>
            <w:sz w:val="26"/>
            <w:szCs w:val="26"/>
            <w:rPrChange w:id="673" w:author="Ian Wehmeyer" w:date="2013-08-26T10:08:00Z">
              <w:rPr/>
            </w:rPrChange>
          </w:rPr>
          <w:lastRenderedPageBreak/>
          <w:t>JMS</w:t>
        </w:r>
      </w:ins>
    </w:p>
    <w:tbl>
      <w:tblPr>
        <w:tblStyle w:val="TableGrid"/>
        <w:tblW w:w="0" w:type="auto"/>
        <w:tblLook w:val="04A0" w:firstRow="1" w:lastRow="0" w:firstColumn="1" w:lastColumn="0" w:noHBand="0" w:noVBand="1"/>
      </w:tblPr>
      <w:tblGrid>
        <w:gridCol w:w="4972"/>
        <w:gridCol w:w="3884"/>
      </w:tblGrid>
      <w:tr w:rsidR="00CC1ABC" w14:paraId="4268C934" w14:textId="77777777" w:rsidTr="008F268A">
        <w:trPr>
          <w:ins w:id="674" w:author="Ian Wehmeyer" w:date="2013-08-19T13:19:00Z"/>
        </w:trPr>
        <w:tc>
          <w:tcPr>
            <w:tcW w:w="4972" w:type="dxa"/>
          </w:tcPr>
          <w:p w14:paraId="11EE7222" w14:textId="77777777" w:rsidR="00CC1ABC" w:rsidRDefault="00CC1ABC" w:rsidP="008F268A">
            <w:pPr>
              <w:rPr>
                <w:ins w:id="675" w:author="Ian Wehmeyer" w:date="2013-08-19T13:19:00Z"/>
              </w:rPr>
            </w:pPr>
            <w:ins w:id="676" w:author="Ian Wehmeyer" w:date="2013-08-19T13:19:00Z">
              <w:r>
                <w:t>/</w:t>
              </w:r>
              <w:proofErr w:type="spellStart"/>
              <w:r>
                <w:t>jms</w:t>
              </w:r>
              <w:proofErr w:type="spellEnd"/>
              <w:r>
                <w:t>/venue/{</w:t>
              </w:r>
              <w:proofErr w:type="spellStart"/>
              <w:r>
                <w:t>venuename</w:t>
              </w:r>
              <w:proofErr w:type="spellEnd"/>
              <w:r>
                <w:t>}/messages</w:t>
              </w:r>
            </w:ins>
          </w:p>
        </w:tc>
        <w:tc>
          <w:tcPr>
            <w:tcW w:w="3884" w:type="dxa"/>
          </w:tcPr>
          <w:p w14:paraId="039D3E39" w14:textId="77777777" w:rsidR="00CC1ABC" w:rsidRDefault="00CC1ABC" w:rsidP="008F268A">
            <w:pPr>
              <w:rPr>
                <w:ins w:id="677" w:author="Ian Wehmeyer" w:date="2013-08-19T13:19:00Z"/>
              </w:rPr>
            </w:pPr>
            <w:ins w:id="678" w:author="Ian Wehmeyer" w:date="2013-08-19T13:19:00Z">
              <w:r>
                <w:t>No database SP</w:t>
              </w:r>
            </w:ins>
          </w:p>
        </w:tc>
      </w:tr>
      <w:tr w:rsidR="00CC1ABC" w14:paraId="3F33C61B" w14:textId="77777777" w:rsidTr="008F268A">
        <w:trPr>
          <w:ins w:id="679" w:author="Ian Wehmeyer" w:date="2013-08-19T13:19:00Z"/>
        </w:trPr>
        <w:tc>
          <w:tcPr>
            <w:tcW w:w="4972" w:type="dxa"/>
          </w:tcPr>
          <w:p w14:paraId="48FBA815" w14:textId="77777777" w:rsidR="00CC1ABC" w:rsidRDefault="00CC1ABC" w:rsidP="008F268A">
            <w:pPr>
              <w:rPr>
                <w:ins w:id="680" w:author="Ian Wehmeyer" w:date="2013-08-19T13:19:00Z"/>
              </w:rPr>
            </w:pPr>
            <w:ins w:id="681" w:author="Ian Wehmeyer" w:date="2013-08-19T13:19:00Z">
              <w:r>
                <w:t>/</w:t>
              </w:r>
              <w:proofErr w:type="spellStart"/>
              <w:r>
                <w:t>jms</w:t>
              </w:r>
              <w:proofErr w:type="spellEnd"/>
              <w:r>
                <w:t>/venue/{</w:t>
              </w:r>
              <w:proofErr w:type="spellStart"/>
              <w:r>
                <w:t>venuename</w:t>
              </w:r>
              <w:proofErr w:type="spellEnd"/>
              <w:r>
                <w:t>}/</w:t>
              </w:r>
              <w:proofErr w:type="spellStart"/>
              <w:r>
                <w:t>gueststate</w:t>
              </w:r>
              <w:proofErr w:type="spellEnd"/>
            </w:ins>
          </w:p>
        </w:tc>
        <w:tc>
          <w:tcPr>
            <w:tcW w:w="3884" w:type="dxa"/>
          </w:tcPr>
          <w:p w14:paraId="796BFF73" w14:textId="77777777" w:rsidR="00CC1ABC" w:rsidRDefault="00CC1ABC" w:rsidP="008F268A">
            <w:pPr>
              <w:rPr>
                <w:ins w:id="682" w:author="Ian Wehmeyer" w:date="2013-08-19T13:19:00Z"/>
              </w:rPr>
            </w:pPr>
            <w:ins w:id="683" w:author="Ian Wehmeyer" w:date="2013-08-19T13:19:00Z">
              <w:r>
                <w:t>No database SP</w:t>
              </w:r>
            </w:ins>
          </w:p>
        </w:tc>
      </w:tr>
      <w:tr w:rsidR="00CC1ABC" w14:paraId="4C941513" w14:textId="77777777" w:rsidTr="008F268A">
        <w:trPr>
          <w:ins w:id="684" w:author="Ian Wehmeyer" w:date="2013-08-19T13:19:00Z"/>
        </w:trPr>
        <w:tc>
          <w:tcPr>
            <w:tcW w:w="4972" w:type="dxa"/>
          </w:tcPr>
          <w:p w14:paraId="4043BFDE" w14:textId="77777777" w:rsidR="00CC1ABC" w:rsidRDefault="00CC1ABC" w:rsidP="008F268A">
            <w:pPr>
              <w:rPr>
                <w:ins w:id="685" w:author="Ian Wehmeyer" w:date="2013-08-19T13:19:00Z"/>
              </w:rPr>
            </w:pPr>
            <w:ins w:id="686" w:author="Ian Wehmeyer" w:date="2013-08-19T13:19:00Z">
              <w:r>
                <w:t>/</w:t>
              </w:r>
              <w:proofErr w:type="spellStart"/>
              <w:r>
                <w:t>jms</w:t>
              </w:r>
              <w:proofErr w:type="spellEnd"/>
              <w:r>
                <w:t>/venue/{</w:t>
              </w:r>
              <w:proofErr w:type="spellStart"/>
              <w:r>
                <w:t>venuename</w:t>
              </w:r>
              <w:proofErr w:type="spellEnd"/>
              <w:r>
                <w:t>}/</w:t>
              </w:r>
              <w:proofErr w:type="spellStart"/>
              <w:r>
                <w:t>messagehistogram</w:t>
              </w:r>
              <w:proofErr w:type="spellEnd"/>
            </w:ins>
          </w:p>
        </w:tc>
        <w:tc>
          <w:tcPr>
            <w:tcW w:w="3884" w:type="dxa"/>
          </w:tcPr>
          <w:p w14:paraId="02247B1F" w14:textId="77777777" w:rsidR="00CC1ABC" w:rsidRDefault="00CC1ABC" w:rsidP="008F268A">
            <w:pPr>
              <w:rPr>
                <w:ins w:id="687" w:author="Ian Wehmeyer" w:date="2013-08-19T13:19:00Z"/>
              </w:rPr>
            </w:pPr>
            <w:ins w:id="688" w:author="Ian Wehmeyer" w:date="2013-08-19T13:19:00Z">
              <w:r>
                <w:t>No database SP</w:t>
              </w:r>
            </w:ins>
          </w:p>
        </w:tc>
      </w:tr>
      <w:tr w:rsidR="00CC1ABC" w14:paraId="066646AF" w14:textId="77777777" w:rsidTr="008F268A">
        <w:trPr>
          <w:ins w:id="689" w:author="Ian Wehmeyer" w:date="2013-08-19T13:19:00Z"/>
        </w:trPr>
        <w:tc>
          <w:tcPr>
            <w:tcW w:w="4972" w:type="dxa"/>
          </w:tcPr>
          <w:p w14:paraId="67F95850" w14:textId="77777777" w:rsidR="00CC1ABC" w:rsidRDefault="00CC1ABC" w:rsidP="008F268A">
            <w:pPr>
              <w:rPr>
                <w:ins w:id="690" w:author="Ian Wehmeyer" w:date="2013-08-19T13:19:00Z"/>
              </w:rPr>
            </w:pPr>
            <w:ins w:id="691" w:author="Ian Wehmeyer" w:date="2013-08-19T13:19:00Z">
              <w:r>
                <w:t>/</w:t>
              </w:r>
              <w:proofErr w:type="spellStart"/>
              <w:r>
                <w:t>jms</w:t>
              </w:r>
              <w:proofErr w:type="spellEnd"/>
              <w:r>
                <w:t>/venue/{</w:t>
              </w:r>
              <w:proofErr w:type="spellStart"/>
              <w:r>
                <w:t>venuename</w:t>
              </w:r>
              <w:proofErr w:type="spellEnd"/>
              <w:r>
                <w:t>}/</w:t>
              </w:r>
              <w:proofErr w:type="spellStart"/>
              <w:r>
                <w:t>messagerange</w:t>
              </w:r>
              <w:proofErr w:type="spellEnd"/>
            </w:ins>
          </w:p>
        </w:tc>
        <w:tc>
          <w:tcPr>
            <w:tcW w:w="3884" w:type="dxa"/>
          </w:tcPr>
          <w:p w14:paraId="63BDE0CF" w14:textId="77777777" w:rsidR="00CC1ABC" w:rsidRDefault="00CC1ABC" w:rsidP="008F268A">
            <w:pPr>
              <w:rPr>
                <w:ins w:id="692" w:author="Ian Wehmeyer" w:date="2013-08-19T13:19:00Z"/>
              </w:rPr>
            </w:pPr>
            <w:ins w:id="693" w:author="Ian Wehmeyer" w:date="2013-08-19T13:19:00Z">
              <w:r>
                <w:t>No database SP</w:t>
              </w:r>
            </w:ins>
          </w:p>
        </w:tc>
      </w:tr>
      <w:tr w:rsidR="00CC1ABC" w14:paraId="15123B7B" w14:textId="77777777" w:rsidTr="008F268A">
        <w:trPr>
          <w:ins w:id="694" w:author="Ian Wehmeyer" w:date="2013-08-19T13:19:00Z"/>
        </w:trPr>
        <w:tc>
          <w:tcPr>
            <w:tcW w:w="4972" w:type="dxa"/>
          </w:tcPr>
          <w:p w14:paraId="1CB2671E" w14:textId="77777777" w:rsidR="00CC1ABC" w:rsidRDefault="00CC1ABC" w:rsidP="008F268A">
            <w:pPr>
              <w:rPr>
                <w:ins w:id="695" w:author="Ian Wehmeyer" w:date="2013-08-19T13:19:00Z"/>
              </w:rPr>
            </w:pPr>
            <w:ins w:id="696" w:author="Ian Wehmeyer" w:date="2013-08-19T13:19:00Z">
              <w:r>
                <w:t>/</w:t>
              </w:r>
              <w:proofErr w:type="spellStart"/>
              <w:r>
                <w:t>jms</w:t>
              </w:r>
              <w:proofErr w:type="spellEnd"/>
              <w:r>
                <w:t>/venue/{</w:t>
              </w:r>
              <w:proofErr w:type="spellStart"/>
              <w:r>
                <w:t>venuename</w:t>
              </w:r>
              <w:proofErr w:type="spellEnd"/>
              <w:r>
                <w:t>}/</w:t>
              </w:r>
              <w:proofErr w:type="spellStart"/>
              <w:r>
                <w:t>messagecount</w:t>
              </w:r>
              <w:proofErr w:type="spellEnd"/>
            </w:ins>
          </w:p>
        </w:tc>
        <w:tc>
          <w:tcPr>
            <w:tcW w:w="3884" w:type="dxa"/>
          </w:tcPr>
          <w:p w14:paraId="032A9E94" w14:textId="77777777" w:rsidR="00CC1ABC" w:rsidRDefault="00CC1ABC" w:rsidP="008F268A">
            <w:pPr>
              <w:rPr>
                <w:ins w:id="697" w:author="Ian Wehmeyer" w:date="2013-08-19T13:19:00Z"/>
              </w:rPr>
            </w:pPr>
            <w:ins w:id="698" w:author="Ian Wehmeyer" w:date="2013-08-19T13:19:00Z">
              <w:r>
                <w:t>No database SP</w:t>
              </w:r>
            </w:ins>
          </w:p>
        </w:tc>
      </w:tr>
    </w:tbl>
    <w:p w14:paraId="77809B80" w14:textId="77777777" w:rsidR="00CC1ABC" w:rsidRDefault="00CC1ABC" w:rsidP="00CC1ABC">
      <w:pPr>
        <w:rPr>
          <w:ins w:id="699" w:author="Ian Wehmeyer" w:date="2013-08-19T13:19:00Z"/>
        </w:rPr>
      </w:pPr>
    </w:p>
    <w:p w14:paraId="1BDA68BA" w14:textId="77777777" w:rsidR="00CC1ABC" w:rsidRPr="002F3C6E" w:rsidRDefault="00CC1ABC" w:rsidP="002F3C6E">
      <w:pPr>
        <w:pStyle w:val="Procedure"/>
        <w:rPr>
          <w:ins w:id="700" w:author="Ian Wehmeyer" w:date="2013-08-19T13:19:00Z"/>
          <w:b/>
          <w:sz w:val="26"/>
          <w:szCs w:val="26"/>
          <w:rPrChange w:id="701" w:author="Ian Wehmeyer" w:date="2013-08-26T10:08:00Z">
            <w:rPr>
              <w:ins w:id="702" w:author="Ian Wehmeyer" w:date="2013-08-19T13:19:00Z"/>
            </w:rPr>
          </w:rPrChange>
        </w:rPr>
        <w:pPrChange w:id="703" w:author="Ian Wehmeyer" w:date="2013-08-26T10:08:00Z">
          <w:pPr>
            <w:pStyle w:val="Heading1"/>
          </w:pPr>
        </w:pPrChange>
      </w:pPr>
      <w:ins w:id="704" w:author="Ian Wehmeyer" w:date="2013-08-19T13:19:00Z">
        <w:r w:rsidRPr="002F3C6E">
          <w:rPr>
            <w:b/>
            <w:sz w:val="26"/>
            <w:szCs w:val="26"/>
            <w:rPrChange w:id="705" w:author="Ian Wehmeyer" w:date="2013-08-26T10:08:00Z">
              <w:rPr/>
            </w:rPrChange>
          </w:rPr>
          <w:t>LRR (Long Range Read)</w:t>
        </w:r>
      </w:ins>
    </w:p>
    <w:tbl>
      <w:tblPr>
        <w:tblStyle w:val="TableGrid"/>
        <w:tblW w:w="0" w:type="auto"/>
        <w:tblLook w:val="04A0" w:firstRow="1" w:lastRow="0" w:firstColumn="1" w:lastColumn="0" w:noHBand="0" w:noVBand="1"/>
      </w:tblPr>
      <w:tblGrid>
        <w:gridCol w:w="3351"/>
        <w:gridCol w:w="5505"/>
      </w:tblGrid>
      <w:tr w:rsidR="00CC1ABC" w14:paraId="71D1013B" w14:textId="77777777" w:rsidTr="008F268A">
        <w:trPr>
          <w:ins w:id="706" w:author="Ian Wehmeyer" w:date="2013-08-19T13:19:00Z"/>
        </w:trPr>
        <w:tc>
          <w:tcPr>
            <w:tcW w:w="3351" w:type="dxa"/>
          </w:tcPr>
          <w:p w14:paraId="24F0585A" w14:textId="77777777" w:rsidR="00CC1ABC" w:rsidRDefault="00CC1ABC" w:rsidP="008F268A">
            <w:pPr>
              <w:rPr>
                <w:ins w:id="707" w:author="Ian Wehmeyer" w:date="2013-08-19T13:19:00Z"/>
              </w:rPr>
            </w:pPr>
            <w:ins w:id="708" w:author="Ian Wehmeyer" w:date="2013-08-19T13:19:00Z">
              <w:r>
                <w:t>/</w:t>
              </w:r>
              <w:proofErr w:type="spellStart"/>
              <w:r>
                <w:t>lrr</w:t>
              </w:r>
              <w:proofErr w:type="spellEnd"/>
              <w:r>
                <w:t>/</w:t>
              </w:r>
              <w:proofErr w:type="spellStart"/>
              <w:r>
                <w:t>tieout</w:t>
              </w:r>
              <w:proofErr w:type="spellEnd"/>
              <w:r>
                <w:t>/{</w:t>
              </w:r>
              <w:proofErr w:type="spellStart"/>
              <w:r>
                <w:t>parkid</w:t>
              </w:r>
              <w:proofErr w:type="spellEnd"/>
              <w:r>
                <w:t>}</w:t>
              </w:r>
            </w:ins>
          </w:p>
        </w:tc>
        <w:tc>
          <w:tcPr>
            <w:tcW w:w="5505" w:type="dxa"/>
          </w:tcPr>
          <w:p w14:paraId="337A31B0" w14:textId="77777777" w:rsidR="00CC1ABC" w:rsidRDefault="00CC1ABC" w:rsidP="008F268A">
            <w:pPr>
              <w:rPr>
                <w:ins w:id="709" w:author="Ian Wehmeyer" w:date="2013-08-19T13:19:00Z"/>
              </w:rPr>
            </w:pPr>
            <w:proofErr w:type="spellStart"/>
            <w:proofErr w:type="gramStart"/>
            <w:ins w:id="710" w:author="Ian Wehmeyer" w:date="2013-08-19T13:19:00Z">
              <w:r w:rsidRPr="00386D29">
                <w:t>dbo.usp</w:t>
              </w:r>
              <w:proofErr w:type="gramEnd"/>
              <w:r w:rsidRPr="00386D29">
                <w:t>_LocationTieOut_ETL</w:t>
              </w:r>
              <w:proofErr w:type="spellEnd"/>
            </w:ins>
          </w:p>
        </w:tc>
      </w:tr>
      <w:tr w:rsidR="00CC1ABC" w14:paraId="5283A68E" w14:textId="77777777" w:rsidTr="008F268A">
        <w:trPr>
          <w:ins w:id="711" w:author="Ian Wehmeyer" w:date="2013-08-19T13:19:00Z"/>
        </w:trPr>
        <w:tc>
          <w:tcPr>
            <w:tcW w:w="3351" w:type="dxa"/>
          </w:tcPr>
          <w:p w14:paraId="7A291B88" w14:textId="77777777" w:rsidR="00CC1ABC" w:rsidRDefault="00CC1ABC" w:rsidP="008F268A">
            <w:pPr>
              <w:rPr>
                <w:ins w:id="712" w:author="Ian Wehmeyer" w:date="2013-08-19T13:19:00Z"/>
              </w:rPr>
            </w:pPr>
            <w:ins w:id="713" w:author="Ian Wehmeyer" w:date="2013-08-19T13:19:00Z">
              <w:r>
                <w:t>/</w:t>
              </w:r>
              <w:proofErr w:type="spellStart"/>
              <w:r>
                <w:t>lrr</w:t>
              </w:r>
              <w:proofErr w:type="spellEnd"/>
              <w:r>
                <w:t>/</w:t>
              </w:r>
              <w:proofErr w:type="spellStart"/>
              <w:r>
                <w:t>queuecounts</w:t>
              </w:r>
              <w:proofErr w:type="spellEnd"/>
              <w:r>
                <w:t>/{</w:t>
              </w:r>
              <w:proofErr w:type="spellStart"/>
              <w:r>
                <w:t>parkid</w:t>
              </w:r>
              <w:proofErr w:type="spellEnd"/>
              <w:r>
                <w:t>}</w:t>
              </w:r>
            </w:ins>
          </w:p>
        </w:tc>
        <w:tc>
          <w:tcPr>
            <w:tcW w:w="5505" w:type="dxa"/>
          </w:tcPr>
          <w:p w14:paraId="16122E37" w14:textId="77777777" w:rsidR="00CC1ABC" w:rsidRDefault="00CC1ABC" w:rsidP="008F268A">
            <w:pPr>
              <w:rPr>
                <w:ins w:id="714" w:author="Ian Wehmeyer" w:date="2013-08-19T13:19:00Z"/>
              </w:rPr>
            </w:pPr>
            <w:proofErr w:type="spellStart"/>
            <w:proofErr w:type="gramStart"/>
            <w:ins w:id="715" w:author="Ian Wehmeyer" w:date="2013-08-19T13:19:00Z">
              <w:r w:rsidRPr="00386D29">
                <w:t>usp</w:t>
              </w:r>
              <w:proofErr w:type="gramEnd"/>
              <w:r w:rsidRPr="00386D29">
                <w:t>_GetSubwayQueueCountForAttraction_LRR_ETL</w:t>
              </w:r>
              <w:proofErr w:type="spellEnd"/>
            </w:ins>
          </w:p>
        </w:tc>
      </w:tr>
    </w:tbl>
    <w:p w14:paraId="1F9986BB" w14:textId="77777777" w:rsidR="00CC1ABC" w:rsidRDefault="00CC1ABC" w:rsidP="00CC1ABC">
      <w:pPr>
        <w:rPr>
          <w:ins w:id="716" w:author="Ian Wehmeyer" w:date="2013-08-19T13:19:00Z"/>
        </w:rPr>
      </w:pPr>
    </w:p>
    <w:p w14:paraId="5FD2720C" w14:textId="77777777" w:rsidR="00CC1ABC" w:rsidRPr="002F3C6E" w:rsidRDefault="00CC1ABC" w:rsidP="002F3C6E">
      <w:pPr>
        <w:pStyle w:val="Procedure"/>
        <w:rPr>
          <w:ins w:id="717" w:author="Ian Wehmeyer" w:date="2013-08-19T13:19:00Z"/>
          <w:b/>
          <w:sz w:val="26"/>
          <w:szCs w:val="26"/>
          <w:rPrChange w:id="718" w:author="Ian Wehmeyer" w:date="2013-08-26T10:08:00Z">
            <w:rPr>
              <w:ins w:id="719" w:author="Ian Wehmeyer" w:date="2013-08-19T13:19:00Z"/>
            </w:rPr>
          </w:rPrChange>
        </w:rPr>
        <w:pPrChange w:id="720" w:author="Ian Wehmeyer" w:date="2013-08-26T10:08:00Z">
          <w:pPr>
            <w:pStyle w:val="Heading1"/>
          </w:pPr>
        </w:pPrChange>
      </w:pPr>
      <w:proofErr w:type="spellStart"/>
      <w:ins w:id="721" w:author="Ian Wehmeyer" w:date="2013-08-19T13:19:00Z">
        <w:r w:rsidRPr="002F3C6E">
          <w:rPr>
            <w:b/>
            <w:sz w:val="26"/>
            <w:szCs w:val="26"/>
            <w:rPrChange w:id="722" w:author="Ian Wehmeyer" w:date="2013-08-26T10:08:00Z">
              <w:rPr/>
            </w:rPrChange>
          </w:rPr>
          <w:t>PEEvents</w:t>
        </w:r>
        <w:proofErr w:type="spellEnd"/>
      </w:ins>
    </w:p>
    <w:tbl>
      <w:tblPr>
        <w:tblStyle w:val="TableGrid"/>
        <w:tblW w:w="0" w:type="auto"/>
        <w:tblLook w:val="04A0" w:firstRow="1" w:lastRow="0" w:firstColumn="1" w:lastColumn="0" w:noHBand="0" w:noVBand="1"/>
      </w:tblPr>
      <w:tblGrid>
        <w:gridCol w:w="4428"/>
        <w:gridCol w:w="4428"/>
      </w:tblGrid>
      <w:tr w:rsidR="00CC1ABC" w14:paraId="11F2C572" w14:textId="77777777" w:rsidTr="008F268A">
        <w:trPr>
          <w:ins w:id="723" w:author="Ian Wehmeyer" w:date="2013-08-19T13:19:00Z"/>
        </w:trPr>
        <w:tc>
          <w:tcPr>
            <w:tcW w:w="4428" w:type="dxa"/>
          </w:tcPr>
          <w:p w14:paraId="276E2674" w14:textId="77777777" w:rsidR="00CC1ABC" w:rsidRDefault="00CC1ABC" w:rsidP="008F268A">
            <w:pPr>
              <w:rPr>
                <w:ins w:id="724" w:author="Ian Wehmeyer" w:date="2013-08-19T13:19:00Z"/>
              </w:rPr>
            </w:pPr>
            <w:ins w:id="725" w:author="Ian Wehmeyer" w:date="2013-08-19T13:19:00Z">
              <w:r>
                <w:t>/</w:t>
              </w:r>
              <w:proofErr w:type="spellStart"/>
              <w:r>
                <w:t>PEEvents</w:t>
              </w:r>
              <w:proofErr w:type="spellEnd"/>
              <w:r>
                <w:t>/facility/{attraction}</w:t>
              </w:r>
            </w:ins>
          </w:p>
        </w:tc>
        <w:tc>
          <w:tcPr>
            <w:tcW w:w="4428" w:type="dxa"/>
          </w:tcPr>
          <w:p w14:paraId="47C5FFCA" w14:textId="77777777" w:rsidR="00CC1ABC" w:rsidRDefault="00CC1ABC" w:rsidP="008F268A">
            <w:pPr>
              <w:rPr>
                <w:ins w:id="726" w:author="Ian Wehmeyer" w:date="2013-08-19T13:19:00Z"/>
              </w:rPr>
            </w:pPr>
            <w:proofErr w:type="spellStart"/>
            <w:proofErr w:type="gramStart"/>
            <w:ins w:id="727" w:author="Ian Wehmeyer" w:date="2013-08-19T13:19:00Z">
              <w:r w:rsidRPr="00386D29">
                <w:t>dbo.usp</w:t>
              </w:r>
              <w:proofErr w:type="gramEnd"/>
              <w:r w:rsidRPr="00386D29">
                <w:t>_GetPEEventTotalsForPark_ETL</w:t>
              </w:r>
              <w:proofErr w:type="spellEnd"/>
            </w:ins>
          </w:p>
        </w:tc>
      </w:tr>
      <w:tr w:rsidR="00CC1ABC" w14:paraId="2674076F" w14:textId="77777777" w:rsidTr="008F268A">
        <w:trPr>
          <w:ins w:id="728" w:author="Ian Wehmeyer" w:date="2013-08-19T13:19:00Z"/>
        </w:trPr>
        <w:tc>
          <w:tcPr>
            <w:tcW w:w="4428" w:type="dxa"/>
          </w:tcPr>
          <w:p w14:paraId="298D70D2" w14:textId="77777777" w:rsidR="00CC1ABC" w:rsidRDefault="00CC1ABC" w:rsidP="008F268A">
            <w:pPr>
              <w:rPr>
                <w:ins w:id="729" w:author="Ian Wehmeyer" w:date="2013-08-19T13:19:00Z"/>
              </w:rPr>
            </w:pPr>
            <w:ins w:id="730" w:author="Ian Wehmeyer" w:date="2013-08-19T13:19:00Z">
              <w:r>
                <w:t>/</w:t>
              </w:r>
              <w:proofErr w:type="spellStart"/>
              <w:r>
                <w:t>PEEvents</w:t>
              </w:r>
              <w:proofErr w:type="spellEnd"/>
              <w:r>
                <w:t>/</w:t>
              </w:r>
              <w:proofErr w:type="spellStart"/>
              <w:r>
                <w:t>facilityios</w:t>
              </w:r>
              <w:proofErr w:type="spellEnd"/>
              <w:r>
                <w:t>/{attraction}</w:t>
              </w:r>
            </w:ins>
          </w:p>
        </w:tc>
        <w:tc>
          <w:tcPr>
            <w:tcW w:w="4428" w:type="dxa"/>
          </w:tcPr>
          <w:p w14:paraId="322DE9ED" w14:textId="77777777" w:rsidR="00CC1ABC" w:rsidRDefault="00CC1ABC" w:rsidP="008F268A">
            <w:pPr>
              <w:rPr>
                <w:ins w:id="731" w:author="Ian Wehmeyer" w:date="2013-08-19T13:19:00Z"/>
              </w:rPr>
            </w:pPr>
            <w:proofErr w:type="spellStart"/>
            <w:proofErr w:type="gramStart"/>
            <w:ins w:id="732" w:author="Ian Wehmeyer" w:date="2013-08-19T13:19:00Z">
              <w:r w:rsidRPr="00386D29">
                <w:t>dbo.usp</w:t>
              </w:r>
              <w:proofErr w:type="gramEnd"/>
              <w:r w:rsidRPr="00386D29">
                <w:t>_GetPEEventTotalsForPark_ETL</w:t>
              </w:r>
              <w:proofErr w:type="spellEnd"/>
            </w:ins>
          </w:p>
        </w:tc>
      </w:tr>
      <w:tr w:rsidR="00CC1ABC" w14:paraId="2A6F9675" w14:textId="77777777" w:rsidTr="008F268A">
        <w:trPr>
          <w:ins w:id="733" w:author="Ian Wehmeyer" w:date="2013-08-19T13:19:00Z"/>
        </w:trPr>
        <w:tc>
          <w:tcPr>
            <w:tcW w:w="4428" w:type="dxa"/>
          </w:tcPr>
          <w:p w14:paraId="4C4DFB19" w14:textId="77777777" w:rsidR="00CC1ABC" w:rsidRDefault="00CC1ABC" w:rsidP="008F268A">
            <w:pPr>
              <w:rPr>
                <w:ins w:id="734" w:author="Ian Wehmeyer" w:date="2013-08-19T13:19:00Z"/>
              </w:rPr>
            </w:pPr>
            <w:ins w:id="735" w:author="Ian Wehmeyer" w:date="2013-08-19T13:19:00Z">
              <w:r>
                <w:t>/</w:t>
              </w:r>
              <w:proofErr w:type="spellStart"/>
              <w:r>
                <w:t>PEEvents</w:t>
              </w:r>
              <w:proofErr w:type="spellEnd"/>
              <w:r>
                <w:t>/PE/totals</w:t>
              </w:r>
            </w:ins>
          </w:p>
        </w:tc>
        <w:tc>
          <w:tcPr>
            <w:tcW w:w="4428" w:type="dxa"/>
          </w:tcPr>
          <w:p w14:paraId="66A6DCC0" w14:textId="77777777" w:rsidR="00CC1ABC" w:rsidRDefault="00CC1ABC" w:rsidP="008F268A">
            <w:pPr>
              <w:rPr>
                <w:ins w:id="736" w:author="Ian Wehmeyer" w:date="2013-08-19T13:19:00Z"/>
              </w:rPr>
            </w:pPr>
            <w:proofErr w:type="spellStart"/>
            <w:proofErr w:type="gramStart"/>
            <w:ins w:id="737" w:author="Ian Wehmeyer" w:date="2013-08-19T13:19:00Z">
              <w:r w:rsidRPr="00386D29">
                <w:t>dbo.usp</w:t>
              </w:r>
              <w:proofErr w:type="gramEnd"/>
              <w:r w:rsidRPr="00386D29">
                <w:t>_GetPEEventTotalsForPark_ETL</w:t>
              </w:r>
              <w:proofErr w:type="spellEnd"/>
            </w:ins>
          </w:p>
        </w:tc>
      </w:tr>
      <w:tr w:rsidR="00CC1ABC" w14:paraId="4F175AF3" w14:textId="77777777" w:rsidTr="008F268A">
        <w:trPr>
          <w:ins w:id="738" w:author="Ian Wehmeyer" w:date="2013-08-19T13:19:00Z"/>
        </w:trPr>
        <w:tc>
          <w:tcPr>
            <w:tcW w:w="4428" w:type="dxa"/>
          </w:tcPr>
          <w:p w14:paraId="15EBBEC7" w14:textId="77777777" w:rsidR="00CC1ABC" w:rsidRDefault="00CC1ABC" w:rsidP="008F268A">
            <w:pPr>
              <w:rPr>
                <w:ins w:id="739" w:author="Ian Wehmeyer" w:date="2013-08-19T13:19:00Z"/>
              </w:rPr>
            </w:pPr>
            <w:ins w:id="740" w:author="Ian Wehmeyer" w:date="2013-08-19T13:19:00Z">
              <w:r>
                <w:t>/</w:t>
              </w:r>
              <w:proofErr w:type="spellStart"/>
              <w:r>
                <w:t>PEEvents</w:t>
              </w:r>
              <w:proofErr w:type="spellEnd"/>
              <w:r>
                <w:t>/facilities</w:t>
              </w:r>
            </w:ins>
          </w:p>
        </w:tc>
        <w:tc>
          <w:tcPr>
            <w:tcW w:w="4428" w:type="dxa"/>
          </w:tcPr>
          <w:p w14:paraId="10029B95" w14:textId="77777777" w:rsidR="00CC1ABC" w:rsidRDefault="00CC1ABC" w:rsidP="008F268A">
            <w:pPr>
              <w:rPr>
                <w:ins w:id="741" w:author="Ian Wehmeyer" w:date="2013-08-19T13:19:00Z"/>
              </w:rPr>
            </w:pPr>
            <w:proofErr w:type="spellStart"/>
            <w:proofErr w:type="gramStart"/>
            <w:ins w:id="742" w:author="Ian Wehmeyer" w:date="2013-08-19T13:19:00Z">
              <w:r w:rsidRPr="00386D29">
                <w:t>dbo.usp</w:t>
              </w:r>
              <w:proofErr w:type="gramEnd"/>
              <w:r w:rsidRPr="00386D29">
                <w:t>_GetPEEventTotalsForPark_ETL</w:t>
              </w:r>
              <w:proofErr w:type="spellEnd"/>
            </w:ins>
          </w:p>
        </w:tc>
      </w:tr>
    </w:tbl>
    <w:p w14:paraId="4E09027B" w14:textId="77777777" w:rsidR="00CC1ABC" w:rsidRPr="002F3C6E" w:rsidRDefault="00CC1ABC" w:rsidP="00CC1ABC">
      <w:pPr>
        <w:rPr>
          <w:ins w:id="743" w:author="Ian Wehmeyer" w:date="2013-08-19T13:19:00Z"/>
          <w:b/>
          <w:sz w:val="26"/>
          <w:szCs w:val="26"/>
          <w:rPrChange w:id="744" w:author="Ian Wehmeyer" w:date="2013-08-26T10:06:00Z">
            <w:rPr>
              <w:ins w:id="745" w:author="Ian Wehmeyer" w:date="2013-08-19T13:19:00Z"/>
            </w:rPr>
          </w:rPrChange>
        </w:rPr>
      </w:pPr>
    </w:p>
    <w:p w14:paraId="4AB0F93B" w14:textId="77777777" w:rsidR="00CC1ABC" w:rsidRPr="002F3C6E" w:rsidRDefault="00CC1ABC" w:rsidP="002F3C6E">
      <w:pPr>
        <w:pStyle w:val="Procedure"/>
        <w:rPr>
          <w:ins w:id="746" w:author="Ian Wehmeyer" w:date="2013-08-19T13:19:00Z"/>
          <w:b/>
          <w:sz w:val="26"/>
          <w:szCs w:val="26"/>
          <w:rPrChange w:id="747" w:author="Ian Wehmeyer" w:date="2013-08-26T10:06:00Z">
            <w:rPr>
              <w:ins w:id="748" w:author="Ian Wehmeyer" w:date="2013-08-19T13:19:00Z"/>
            </w:rPr>
          </w:rPrChange>
        </w:rPr>
        <w:pPrChange w:id="749" w:author="Ian Wehmeyer" w:date="2013-08-26T10:05:00Z">
          <w:pPr>
            <w:pStyle w:val="Heading1"/>
          </w:pPr>
        </w:pPrChange>
      </w:pPr>
      <w:proofErr w:type="spellStart"/>
      <w:ins w:id="750" w:author="Ian Wehmeyer" w:date="2013-08-19T13:19:00Z">
        <w:r w:rsidRPr="002F3C6E">
          <w:rPr>
            <w:b/>
            <w:sz w:val="26"/>
            <w:szCs w:val="26"/>
            <w:rPrChange w:id="751" w:author="Ian Wehmeyer" w:date="2013-08-26T10:06:00Z">
              <w:rPr/>
            </w:rPrChange>
          </w:rPr>
          <w:t>QueueResource</w:t>
        </w:r>
        <w:proofErr w:type="spellEnd"/>
      </w:ins>
    </w:p>
    <w:tbl>
      <w:tblPr>
        <w:tblStyle w:val="TableGrid"/>
        <w:tblW w:w="0" w:type="auto"/>
        <w:tblLook w:val="04A0" w:firstRow="1" w:lastRow="0" w:firstColumn="1" w:lastColumn="0" w:noHBand="0" w:noVBand="1"/>
      </w:tblPr>
      <w:tblGrid>
        <w:gridCol w:w="4638"/>
        <w:gridCol w:w="4938"/>
      </w:tblGrid>
      <w:tr w:rsidR="00CC1ABC" w14:paraId="59161F13" w14:textId="77777777" w:rsidTr="008F268A">
        <w:trPr>
          <w:ins w:id="752" w:author="Ian Wehmeyer" w:date="2013-08-19T13:19:00Z"/>
        </w:trPr>
        <w:tc>
          <w:tcPr>
            <w:tcW w:w="4310" w:type="dxa"/>
          </w:tcPr>
          <w:p w14:paraId="02563064" w14:textId="77777777" w:rsidR="00CC1ABC" w:rsidRDefault="00CC1ABC" w:rsidP="008F268A">
            <w:pPr>
              <w:rPr>
                <w:ins w:id="753" w:author="Ian Wehmeyer" w:date="2013-08-19T13:19:00Z"/>
              </w:rPr>
            </w:pPr>
            <w:ins w:id="754" w:author="Ian Wehmeyer" w:date="2013-08-19T13:19:00Z">
              <w:r>
                <w:t>/</w:t>
              </w:r>
              <w:proofErr w:type="spellStart"/>
              <w:r>
                <w:t>queueresource</w:t>
              </w:r>
              <w:proofErr w:type="spellEnd"/>
              <w:r>
                <w:t>/{park}/now</w:t>
              </w:r>
            </w:ins>
          </w:p>
        </w:tc>
        <w:tc>
          <w:tcPr>
            <w:tcW w:w="4546" w:type="dxa"/>
          </w:tcPr>
          <w:p w14:paraId="3F8B2BA5" w14:textId="77777777" w:rsidR="00CC1ABC" w:rsidRDefault="00CC1ABC" w:rsidP="008F268A">
            <w:pPr>
              <w:rPr>
                <w:ins w:id="755" w:author="Ian Wehmeyer" w:date="2013-08-19T13:19:00Z"/>
              </w:rPr>
            </w:pPr>
            <w:proofErr w:type="spellStart"/>
            <w:proofErr w:type="gramStart"/>
            <w:ins w:id="756" w:author="Ian Wehmeyer" w:date="2013-08-19T13:19:00Z">
              <w:r w:rsidRPr="00E34AEF">
                <w:t>dbo.usp</w:t>
              </w:r>
              <w:proofErr w:type="gramEnd"/>
              <w:r w:rsidRPr="00E34AEF">
                <w:t>_GetSubwayQueueCountForAttractionETL</w:t>
              </w:r>
              <w:proofErr w:type="spellEnd"/>
            </w:ins>
          </w:p>
        </w:tc>
      </w:tr>
      <w:tr w:rsidR="00CC1ABC" w14:paraId="012B109E" w14:textId="77777777" w:rsidTr="008F268A">
        <w:trPr>
          <w:ins w:id="757" w:author="Ian Wehmeyer" w:date="2013-08-19T13:19:00Z"/>
        </w:trPr>
        <w:tc>
          <w:tcPr>
            <w:tcW w:w="4310" w:type="dxa"/>
          </w:tcPr>
          <w:p w14:paraId="40B30D58" w14:textId="77777777" w:rsidR="00CC1ABC" w:rsidRDefault="00CC1ABC" w:rsidP="008F268A">
            <w:pPr>
              <w:rPr>
                <w:ins w:id="758" w:author="Ian Wehmeyer" w:date="2013-08-19T13:19:00Z"/>
              </w:rPr>
            </w:pPr>
            <w:ins w:id="759" w:author="Ian Wehmeyer" w:date="2013-08-19T13:19:00Z">
              <w:r>
                <w:t>/</w:t>
              </w:r>
              <w:proofErr w:type="spellStart"/>
              <w:r>
                <w:t>queueresource</w:t>
              </w:r>
              <w:proofErr w:type="spellEnd"/>
              <w:r>
                <w:t>/subway/{</w:t>
              </w:r>
              <w:proofErr w:type="spellStart"/>
              <w:r>
                <w:t>attractionid</w:t>
              </w:r>
              <w:proofErr w:type="spellEnd"/>
              <w:r>
                <w:t>}</w:t>
              </w:r>
            </w:ins>
          </w:p>
        </w:tc>
        <w:tc>
          <w:tcPr>
            <w:tcW w:w="4546" w:type="dxa"/>
          </w:tcPr>
          <w:p w14:paraId="3013C2F5" w14:textId="77777777" w:rsidR="00CC1ABC" w:rsidRDefault="00CC1ABC" w:rsidP="008F268A">
            <w:pPr>
              <w:rPr>
                <w:ins w:id="760" w:author="Ian Wehmeyer" w:date="2013-08-19T13:19:00Z"/>
              </w:rPr>
            </w:pPr>
            <w:proofErr w:type="spellStart"/>
            <w:proofErr w:type="gramStart"/>
            <w:ins w:id="761" w:author="Ian Wehmeyer" w:date="2013-08-19T13:19:00Z">
              <w:r w:rsidRPr="00E34AEF">
                <w:t>dbo.usp</w:t>
              </w:r>
              <w:proofErr w:type="gramEnd"/>
              <w:r w:rsidRPr="00E34AEF">
                <w:t>_GetSubwayQueueCountForAttractionETL</w:t>
              </w:r>
              <w:proofErr w:type="spellEnd"/>
            </w:ins>
          </w:p>
        </w:tc>
      </w:tr>
      <w:tr w:rsidR="00CC1ABC" w14:paraId="0A795CF9" w14:textId="77777777" w:rsidTr="008F268A">
        <w:trPr>
          <w:ins w:id="762" w:author="Ian Wehmeyer" w:date="2013-08-19T13:19:00Z"/>
        </w:trPr>
        <w:tc>
          <w:tcPr>
            <w:tcW w:w="4310" w:type="dxa"/>
          </w:tcPr>
          <w:p w14:paraId="6C29282E" w14:textId="77777777" w:rsidR="00CC1ABC" w:rsidRDefault="00CC1ABC" w:rsidP="008F268A">
            <w:pPr>
              <w:rPr>
                <w:ins w:id="763" w:author="Ian Wehmeyer" w:date="2013-08-19T13:19:00Z"/>
              </w:rPr>
            </w:pPr>
            <w:ins w:id="764" w:author="Ian Wehmeyer" w:date="2013-08-19T13:19:00Z">
              <w:r>
                <w:t>/</w:t>
              </w:r>
              <w:proofErr w:type="spellStart"/>
              <w:r>
                <w:t>queueresource</w:t>
              </w:r>
              <w:proofErr w:type="spellEnd"/>
              <w:r>
                <w:t>/subway/guests/{</w:t>
              </w:r>
              <w:proofErr w:type="spellStart"/>
              <w:r>
                <w:t>attractionid</w:t>
              </w:r>
              <w:proofErr w:type="spellEnd"/>
              <w:r>
                <w:t>}</w:t>
              </w:r>
            </w:ins>
          </w:p>
        </w:tc>
        <w:tc>
          <w:tcPr>
            <w:tcW w:w="4546" w:type="dxa"/>
          </w:tcPr>
          <w:p w14:paraId="01F7620E" w14:textId="77777777" w:rsidR="00CC1ABC" w:rsidRDefault="00CC1ABC" w:rsidP="008F268A">
            <w:pPr>
              <w:rPr>
                <w:ins w:id="765" w:author="Ian Wehmeyer" w:date="2013-08-19T13:19:00Z"/>
              </w:rPr>
            </w:pPr>
            <w:proofErr w:type="spellStart"/>
            <w:proofErr w:type="gramStart"/>
            <w:ins w:id="766" w:author="Ian Wehmeyer" w:date="2013-08-19T13:19:00Z">
              <w:r w:rsidRPr="00E34AEF">
                <w:t>dbo.usp</w:t>
              </w:r>
              <w:proofErr w:type="gramEnd"/>
              <w:r w:rsidRPr="00E34AEF">
                <w:t>_GetSubwayGuestsForReaderETL</w:t>
              </w:r>
              <w:proofErr w:type="spellEnd"/>
            </w:ins>
          </w:p>
        </w:tc>
      </w:tr>
    </w:tbl>
    <w:p w14:paraId="6CF0848A" w14:textId="77777777" w:rsidR="00CC1ABC" w:rsidRDefault="00CC1ABC" w:rsidP="00CC1ABC">
      <w:pPr>
        <w:rPr>
          <w:ins w:id="767" w:author="Ian Wehmeyer" w:date="2013-08-19T13:19:00Z"/>
        </w:rPr>
      </w:pPr>
    </w:p>
    <w:p w14:paraId="621988EC" w14:textId="77777777" w:rsidR="00CC1ABC" w:rsidRPr="002F3C6E" w:rsidRDefault="00CC1ABC" w:rsidP="002F3C6E">
      <w:pPr>
        <w:pStyle w:val="Procedure"/>
        <w:rPr>
          <w:ins w:id="768" w:author="Ian Wehmeyer" w:date="2013-08-19T13:19:00Z"/>
          <w:b/>
          <w:sz w:val="26"/>
          <w:szCs w:val="26"/>
          <w:rPrChange w:id="769" w:author="Ian Wehmeyer" w:date="2013-08-26T10:08:00Z">
            <w:rPr>
              <w:ins w:id="770" w:author="Ian Wehmeyer" w:date="2013-08-19T13:19:00Z"/>
            </w:rPr>
          </w:rPrChange>
        </w:rPr>
        <w:pPrChange w:id="771" w:author="Ian Wehmeyer" w:date="2013-08-26T10:08:00Z">
          <w:pPr>
            <w:pStyle w:val="Heading1"/>
          </w:pPr>
        </w:pPrChange>
      </w:pPr>
      <w:ins w:id="772" w:author="Ian Wehmeyer" w:date="2013-08-19T13:19:00Z">
        <w:r w:rsidRPr="002F3C6E">
          <w:rPr>
            <w:b/>
            <w:sz w:val="26"/>
            <w:szCs w:val="26"/>
            <w:rPrChange w:id="773" w:author="Ian Wehmeyer" w:date="2013-08-26T10:08:00Z">
              <w:rPr/>
            </w:rPrChange>
          </w:rPr>
          <w:t>Recruitment</w:t>
        </w:r>
      </w:ins>
    </w:p>
    <w:tbl>
      <w:tblPr>
        <w:tblStyle w:val="TableGrid"/>
        <w:tblW w:w="0" w:type="auto"/>
        <w:tblLook w:val="04A0" w:firstRow="1" w:lastRow="0" w:firstColumn="1" w:lastColumn="0" w:noHBand="0" w:noVBand="1"/>
      </w:tblPr>
      <w:tblGrid>
        <w:gridCol w:w="4428"/>
        <w:gridCol w:w="4428"/>
      </w:tblGrid>
      <w:tr w:rsidR="00CC1ABC" w14:paraId="211D4497" w14:textId="77777777" w:rsidTr="008F268A">
        <w:trPr>
          <w:ins w:id="774" w:author="Ian Wehmeyer" w:date="2013-08-19T13:19:00Z"/>
        </w:trPr>
        <w:tc>
          <w:tcPr>
            <w:tcW w:w="4428" w:type="dxa"/>
          </w:tcPr>
          <w:p w14:paraId="08A6BEE6" w14:textId="77777777" w:rsidR="00CC1ABC" w:rsidRDefault="00CC1ABC" w:rsidP="008F268A">
            <w:pPr>
              <w:rPr>
                <w:ins w:id="775" w:author="Ian Wehmeyer" w:date="2013-08-19T13:19:00Z"/>
              </w:rPr>
            </w:pPr>
            <w:ins w:id="776" w:author="Ian Wehmeyer" w:date="2013-08-19T13:19:00Z">
              <w:r>
                <w:t>/recruitment</w:t>
              </w:r>
            </w:ins>
          </w:p>
        </w:tc>
        <w:tc>
          <w:tcPr>
            <w:tcW w:w="4428" w:type="dxa"/>
          </w:tcPr>
          <w:p w14:paraId="7FF62603" w14:textId="77777777" w:rsidR="00CC1ABC" w:rsidRDefault="00CC1ABC" w:rsidP="008F268A">
            <w:pPr>
              <w:rPr>
                <w:ins w:id="777" w:author="Ian Wehmeyer" w:date="2013-08-19T13:19:00Z"/>
              </w:rPr>
            </w:pPr>
            <w:proofErr w:type="spellStart"/>
            <w:proofErr w:type="gramStart"/>
            <w:ins w:id="778" w:author="Ian Wehmeyer" w:date="2013-08-19T13:19:00Z">
              <w:r w:rsidRPr="00347FA5">
                <w:t>dbo.usp</w:t>
              </w:r>
              <w:proofErr w:type="gramEnd"/>
              <w:r w:rsidRPr="00347FA5">
                <w:t>_RecruitBubblesETL</w:t>
              </w:r>
              <w:proofErr w:type="spellEnd"/>
            </w:ins>
          </w:p>
        </w:tc>
      </w:tr>
    </w:tbl>
    <w:p w14:paraId="649775A9" w14:textId="77777777" w:rsidR="00CC1ABC" w:rsidRPr="00CC1ABC" w:rsidRDefault="00CC1ABC">
      <w:pPr>
        <w:pStyle w:val="H2Body"/>
        <w:pPrChange w:id="779" w:author="Ian Wehmeyer" w:date="2013-08-19T13:18:00Z">
          <w:pPr>
            <w:pStyle w:val="Heading2"/>
          </w:pPr>
        </w:pPrChange>
      </w:pPr>
    </w:p>
    <w:p w14:paraId="7C50BBEB" w14:textId="69323E27" w:rsidR="00D55FA5" w:rsidDel="00CC1ABC" w:rsidRDefault="00D55FA5" w:rsidP="007653A7">
      <w:pPr>
        <w:pStyle w:val="BodyA"/>
        <w:ind w:left="360" w:firstLine="0"/>
        <w:rPr>
          <w:del w:id="780" w:author="Ian Wehmeyer" w:date="2013-08-19T13:18:00Z"/>
        </w:rPr>
      </w:pPr>
      <w:del w:id="781" w:author="Ian Wehmeyer" w:date="2013-08-19T13:18:00Z">
        <w:r w:rsidDel="00CC1ABC">
          <w:delText xml:space="preserve">The Entitlements Web </w:delText>
        </w:r>
        <w:r w:rsidR="003F3095" w:rsidDel="00CC1ABC">
          <w:delText xml:space="preserve">Service Interface allows the </w:delText>
        </w:r>
        <w:r w:rsidDel="00CC1ABC">
          <w:delText xml:space="preserve">user interface to request entitlement data via </w:delText>
        </w:r>
        <w:r w:rsidR="0034178F" w:rsidDel="00CC1ABC">
          <w:delText>A</w:delText>
        </w:r>
        <w:r w:rsidDel="00CC1ABC">
          <w:delText>jax using the JSONP (JavaScript Object Notation with Padding) protocol. A rest style is used for parameters. Data can be retrieved by facility and by hour.</w:delText>
        </w:r>
      </w:del>
    </w:p>
    <w:p w14:paraId="7C50BBEC" w14:textId="478743FF" w:rsidR="00D55FA5" w:rsidDel="00CC1ABC" w:rsidRDefault="00D55FA5" w:rsidP="00D55FA5">
      <w:pPr>
        <w:pStyle w:val="Heading2"/>
        <w:rPr>
          <w:del w:id="782" w:author="Ian Wehmeyer" w:date="2013-08-19T13:18:00Z"/>
        </w:rPr>
      </w:pPr>
      <w:del w:id="783" w:author="Ian Wehmeyer" w:date="2013-08-19T13:18:00Z">
        <w:r w:rsidDel="00CC1ABC">
          <w:delText>Blue lanes</w:delText>
        </w:r>
      </w:del>
    </w:p>
    <w:p w14:paraId="7C50BBF1" w14:textId="2F1C7745" w:rsidR="00D55FA5" w:rsidRPr="00D55FA5" w:rsidDel="00CC1ABC" w:rsidRDefault="00D55FA5" w:rsidP="003F3095">
      <w:pPr>
        <w:pStyle w:val="BodyA"/>
        <w:ind w:left="360" w:firstLine="0"/>
        <w:rPr>
          <w:del w:id="784" w:author="Ian Wehmeyer" w:date="2013-08-19T13:18:00Z"/>
        </w:rPr>
      </w:pPr>
      <w:del w:id="785" w:author="Ian Wehmeyer" w:date="2013-08-19T13:18:00Z">
        <w:r w:rsidDel="00CC1ABC">
          <w:delText xml:space="preserve">The Blue Lanes Web </w:delText>
        </w:r>
        <w:r w:rsidR="003F3095" w:rsidDel="00CC1ABC">
          <w:delText xml:space="preserve">Service Interface allows the </w:delText>
        </w:r>
        <w:r w:rsidDel="00CC1ABC">
          <w:delText xml:space="preserve">user interface to request blue lane data via </w:delText>
        </w:r>
        <w:r w:rsidR="0034178F" w:rsidDel="00CC1ABC">
          <w:delText>A</w:delText>
        </w:r>
        <w:r w:rsidDel="00CC1ABC">
          <w:delText xml:space="preserve">jax using the JSONP (JavaScript Object Notation with Padding) protocol. A rest style is used for parameters. </w:delText>
        </w:r>
        <w:bookmarkStart w:id="786" w:name="_TOC2430"/>
        <w:bookmarkEnd w:id="786"/>
      </w:del>
    </w:p>
    <w:p w14:paraId="7C50BBF2" w14:textId="295BA9B8" w:rsidR="00D55FA5" w:rsidDel="00CC1ABC" w:rsidRDefault="003F3095" w:rsidP="00D55FA5">
      <w:pPr>
        <w:pStyle w:val="Heading2"/>
        <w:rPr>
          <w:del w:id="787" w:author="Ian Wehmeyer" w:date="2013-08-19T13:18:00Z"/>
        </w:rPr>
      </w:pPr>
      <w:del w:id="788" w:author="Ian Wehmeyer" w:date="2013-08-19T13:18:00Z">
        <w:r w:rsidDel="00CC1ABC">
          <w:delText>Recruitment</w:delText>
        </w:r>
      </w:del>
    </w:p>
    <w:p w14:paraId="7C50BBF3" w14:textId="4B0E8CA0" w:rsidR="00D55FA5" w:rsidDel="00CC1ABC" w:rsidRDefault="00D55FA5" w:rsidP="007653A7">
      <w:pPr>
        <w:pStyle w:val="BodyA"/>
        <w:ind w:left="360" w:firstLine="0"/>
        <w:rPr>
          <w:del w:id="789" w:author="Ian Wehmeyer" w:date="2013-08-19T13:18:00Z"/>
        </w:rPr>
      </w:pPr>
      <w:del w:id="790" w:author="Ian Wehmeyer" w:date="2013-08-19T13:18:00Z">
        <w:r w:rsidDel="00CC1ABC">
          <w:delText xml:space="preserve">The Daily Recruiting Report Web </w:delText>
        </w:r>
        <w:r w:rsidR="003F3095" w:rsidDel="00CC1ABC">
          <w:delText xml:space="preserve">Service Interface allows the user interface to request </w:delText>
        </w:r>
        <w:r w:rsidDel="00CC1ABC">
          <w:delText xml:space="preserve">recruiting data via </w:delText>
        </w:r>
        <w:r w:rsidR="0034178F" w:rsidDel="00CC1ABC">
          <w:delText>A</w:delText>
        </w:r>
        <w:r w:rsidDel="00CC1ABC">
          <w:delText xml:space="preserve">jax using the JSONP (JavaScript Object Notation with Padding) protocol. A rest style is used for parameters. </w:delText>
        </w:r>
      </w:del>
    </w:p>
    <w:p w14:paraId="13F454C2" w14:textId="0835A447" w:rsidR="00141EEB" w:rsidDel="00CC1ABC" w:rsidRDefault="00141EEB" w:rsidP="00141EEB">
      <w:pPr>
        <w:pStyle w:val="Heading2"/>
        <w:rPr>
          <w:del w:id="791" w:author="Ian Wehmeyer" w:date="2013-08-19T13:18:00Z"/>
        </w:rPr>
      </w:pPr>
      <w:del w:id="792" w:author="Ian Wehmeyer" w:date="2013-08-19T13:18:00Z">
        <w:r w:rsidDel="00CC1ABC">
          <w:delText>Park Entry</w:delText>
        </w:r>
      </w:del>
    </w:p>
    <w:p w14:paraId="5E774010" w14:textId="56B7CF45" w:rsidR="004B7427" w:rsidRDefault="00141EEB" w:rsidP="00141EEB">
      <w:pPr>
        <w:pStyle w:val="BodyA"/>
        <w:ind w:left="360" w:firstLine="0"/>
        <w:rPr>
          <w:ins w:id="793" w:author="Ian Wehmeyer" w:date="2013-08-01T13:14:00Z"/>
        </w:rPr>
      </w:pPr>
      <w:del w:id="794" w:author="Ian Wehmeyer" w:date="2013-08-19T13:18:00Z">
        <w:r w:rsidDel="00CC1ABC">
          <w:delText xml:space="preserve">The </w:delText>
        </w:r>
        <w:r w:rsidR="00972632" w:rsidDel="00CC1ABC">
          <w:delText>Park Entry</w:delText>
        </w:r>
        <w:r w:rsidDel="00CC1ABC">
          <w:delText xml:space="preserve"> Web Service Interface allows the user interface to request </w:delText>
        </w:r>
        <w:r w:rsidR="00972632" w:rsidDel="00CC1ABC">
          <w:delText>Park Entry</w:delText>
        </w:r>
        <w:r w:rsidDel="00CC1ABC">
          <w:delText xml:space="preserve"> data via Ajax using the JSONP (JavaScript Object Notation with Padding) protocol. A rest style is used for parameters. </w:delText>
        </w:r>
      </w:del>
    </w:p>
    <w:p w14:paraId="2EF57E34" w14:textId="77777777" w:rsidR="004B7427" w:rsidRPr="004B7427" w:rsidRDefault="004B7427">
      <w:pPr>
        <w:rPr>
          <w:ins w:id="795" w:author="Ian Wehmeyer" w:date="2013-08-01T13:14:00Z"/>
        </w:rPr>
        <w:pPrChange w:id="796" w:author="Ian Wehmeyer" w:date="2013-08-01T13:14:00Z">
          <w:pPr>
            <w:pStyle w:val="Heading1"/>
          </w:pPr>
        </w:pPrChange>
      </w:pPr>
    </w:p>
    <w:p w14:paraId="1FE180B4" w14:textId="77777777" w:rsidR="004B7427" w:rsidDel="004156FB" w:rsidRDefault="004B7427" w:rsidP="00141EEB">
      <w:pPr>
        <w:pStyle w:val="BodyA"/>
        <w:ind w:left="360" w:firstLine="0"/>
        <w:rPr>
          <w:del w:id="797" w:author="Ian Wehmeyer" w:date="2013-08-14T11:36:00Z"/>
        </w:rPr>
      </w:pPr>
    </w:p>
    <w:p w14:paraId="6090C5EE" w14:textId="77777777" w:rsidR="00141EEB" w:rsidRDefault="00141EEB">
      <w:pPr>
        <w:pStyle w:val="BodyA"/>
        <w:ind w:firstLine="0"/>
        <w:pPrChange w:id="798" w:author="Ian Wehmeyer" w:date="2013-08-14T11:36:00Z">
          <w:pPr>
            <w:pStyle w:val="BodyA"/>
            <w:ind w:left="360" w:firstLine="0"/>
          </w:pPr>
        </w:pPrChange>
      </w:pPr>
    </w:p>
    <w:p w14:paraId="619D3FA8" w14:textId="76DF6E8C" w:rsidR="00972632" w:rsidDel="004156FB" w:rsidRDefault="00972632">
      <w:pPr>
        <w:spacing w:after="0" w:line="240" w:lineRule="auto"/>
        <w:rPr>
          <w:del w:id="799" w:author="Ian Wehmeyer" w:date="2013-08-14T11:36:00Z"/>
          <w:rFonts w:eastAsia="Times New Roman"/>
          <w:b/>
          <w:bCs/>
          <w:kern w:val="32"/>
          <w:sz w:val="32"/>
          <w:szCs w:val="32"/>
        </w:rPr>
      </w:pPr>
    </w:p>
    <w:p w14:paraId="7C50BBF4" w14:textId="43909D1D" w:rsidR="00D55FA5" w:rsidRDefault="00234FAF" w:rsidP="00D55FA5">
      <w:pPr>
        <w:pStyle w:val="Heading1"/>
      </w:pPr>
      <w:bookmarkStart w:id="800" w:name="_Toc239229546"/>
      <w:proofErr w:type="spellStart"/>
      <w:proofErr w:type="gramStart"/>
      <w:ins w:id="801" w:author="Ian Wehmeyer" w:date="2013-08-14T08:56:00Z">
        <w:r>
          <w:t>xQA</w:t>
        </w:r>
      </w:ins>
      <w:proofErr w:type="spellEnd"/>
      <w:proofErr w:type="gramEnd"/>
      <w:del w:id="802" w:author="Ian Wehmeyer" w:date="2013-08-14T08:56:00Z">
        <w:r w:rsidR="003F3095" w:rsidDel="00234FAF">
          <w:delText>RTD</w:delText>
        </w:r>
      </w:del>
      <w:r w:rsidR="00D55FA5">
        <w:t xml:space="preserve"> Data store</w:t>
      </w:r>
      <w:bookmarkEnd w:id="800"/>
    </w:p>
    <w:p w14:paraId="4A6BFCB0" w14:textId="37CE28A9" w:rsidR="00CE7EA0" w:rsidRDefault="003F3095" w:rsidP="007653A7">
      <w:pPr>
        <w:pStyle w:val="BodyA"/>
        <w:ind w:left="360" w:firstLine="0"/>
        <w:rPr>
          <w:ins w:id="803" w:author="Ian Wehmeyer" w:date="2013-08-23T09:45:00Z"/>
        </w:rPr>
      </w:pPr>
      <w:del w:id="804" w:author="Ian Wehmeyer" w:date="2013-08-14T09:55:00Z">
        <w:r w:rsidDel="001B5CDA">
          <w:delText>RTD</w:delText>
        </w:r>
      </w:del>
      <w:del w:id="805" w:author="Ian Wehmeyer" w:date="2013-08-23T09:45:00Z">
        <w:r w:rsidDel="00CE7EA0">
          <w:delText xml:space="preserve"> </w:delText>
        </w:r>
        <w:r w:rsidR="00D55FA5" w:rsidDel="00CE7EA0">
          <w:delText xml:space="preserve">consumes </w:delText>
        </w:r>
      </w:del>
    </w:p>
    <w:p w14:paraId="2BC9BFC9" w14:textId="77777777" w:rsidR="00CE7EA0" w:rsidRDefault="00CE7EA0" w:rsidP="00CE7EA0">
      <w:pPr>
        <w:pStyle w:val="NoSpacing"/>
        <w:rPr>
          <w:ins w:id="806" w:author="Ian Wehmeyer" w:date="2013-08-23T09:45:00Z"/>
        </w:rPr>
      </w:pPr>
      <w:ins w:id="807" w:author="Ian Wehmeyer" w:date="2013-08-23T09:45:00Z">
        <w:r>
          <w:t xml:space="preserve">Concept: Accelerated ETL </w:t>
        </w:r>
      </w:ins>
    </w:p>
    <w:p w14:paraId="75CF3F4F" w14:textId="77777777" w:rsidR="00CE7EA0" w:rsidRDefault="00CE7EA0" w:rsidP="00CE7EA0">
      <w:pPr>
        <w:pStyle w:val="NoSpacing"/>
        <w:rPr>
          <w:ins w:id="808" w:author="Ian Wehmeyer" w:date="2013-08-23T09:45:00Z"/>
        </w:rPr>
      </w:pPr>
    </w:p>
    <w:p w14:paraId="2ABCA9DE" w14:textId="77777777" w:rsidR="00CE7EA0" w:rsidRDefault="00CE7EA0" w:rsidP="00CE7EA0">
      <w:pPr>
        <w:pStyle w:val="NoSpacing"/>
        <w:rPr>
          <w:ins w:id="809" w:author="Ian Wehmeyer" w:date="2013-08-23T09:45:00Z"/>
        </w:rPr>
      </w:pPr>
      <w:ins w:id="810" w:author="Ian Wehmeyer" w:date="2013-08-23T09:45:00Z">
        <w:r>
          <w:t>The idea behind accelerated ETL is to process and publish new data from the ESB in real time. It is based on a same concept as a data warehousing with a difference that data pulls happen in intervals of 3-5 seconds.</w:t>
        </w:r>
      </w:ins>
    </w:p>
    <w:p w14:paraId="22CD8058" w14:textId="77777777" w:rsidR="00CE7EA0" w:rsidRDefault="00CE7EA0" w:rsidP="00CE7EA0">
      <w:pPr>
        <w:pStyle w:val="NoSpacing"/>
        <w:rPr>
          <w:ins w:id="811" w:author="Ian Wehmeyer" w:date="2013-08-23T09:45:00Z"/>
        </w:rPr>
      </w:pPr>
    </w:p>
    <w:p w14:paraId="40C16984" w14:textId="77777777" w:rsidR="00CE7EA0" w:rsidRDefault="00CE7EA0" w:rsidP="00CE7EA0">
      <w:pPr>
        <w:pStyle w:val="NoSpacing"/>
        <w:rPr>
          <w:ins w:id="812" w:author="Ian Wehmeyer" w:date="2013-08-23T09:45:00Z"/>
        </w:rPr>
      </w:pPr>
      <w:ins w:id="813" w:author="Ian Wehmeyer" w:date="2013-08-23T09:45:00Z">
        <w:r>
          <w:t xml:space="preserve">ETL itself consists from the following stages that make up all necessary steps in a process of preparing data for </w:t>
        </w:r>
        <w:proofErr w:type="spellStart"/>
        <w:r>
          <w:t>xQA</w:t>
        </w:r>
        <w:proofErr w:type="spellEnd"/>
        <w:r>
          <w:t xml:space="preserve"> screens:</w:t>
        </w:r>
      </w:ins>
    </w:p>
    <w:p w14:paraId="56F9B39C" w14:textId="77777777" w:rsidR="00CE7EA0" w:rsidRDefault="00CE7EA0" w:rsidP="00CE7EA0">
      <w:pPr>
        <w:pStyle w:val="NoSpacing"/>
        <w:numPr>
          <w:ilvl w:val="0"/>
          <w:numId w:val="34"/>
        </w:numPr>
        <w:rPr>
          <w:ins w:id="814" w:author="Ian Wehmeyer" w:date="2013-08-23T09:45:00Z"/>
        </w:rPr>
      </w:pPr>
      <w:ins w:id="815" w:author="Ian Wehmeyer" w:date="2013-08-23T09:45:00Z">
        <w:r>
          <w:t xml:space="preserve">New data capture (delta processing) </w:t>
        </w:r>
      </w:ins>
    </w:p>
    <w:p w14:paraId="446C4C87" w14:textId="77777777" w:rsidR="00CE7EA0" w:rsidRDefault="00CE7EA0" w:rsidP="00CE7EA0">
      <w:pPr>
        <w:pStyle w:val="NoSpacing"/>
        <w:numPr>
          <w:ilvl w:val="0"/>
          <w:numId w:val="34"/>
        </w:numPr>
        <w:rPr>
          <w:ins w:id="816" w:author="Ian Wehmeyer" w:date="2013-08-23T09:45:00Z"/>
        </w:rPr>
      </w:pPr>
      <w:ins w:id="817" w:author="Ian Wehmeyer" w:date="2013-08-23T09:45:00Z">
        <w:r>
          <w:t>Pre-processing, cleansing and loading new data</w:t>
        </w:r>
      </w:ins>
    </w:p>
    <w:p w14:paraId="09C09D41" w14:textId="77777777" w:rsidR="00CE7EA0" w:rsidRDefault="00CE7EA0" w:rsidP="00CE7EA0">
      <w:pPr>
        <w:pStyle w:val="NoSpacing"/>
        <w:numPr>
          <w:ilvl w:val="0"/>
          <w:numId w:val="34"/>
        </w:numPr>
        <w:rPr>
          <w:ins w:id="818" w:author="Ian Wehmeyer" w:date="2013-08-23T09:45:00Z"/>
        </w:rPr>
      </w:pPr>
      <w:ins w:id="819" w:author="Ian Wehmeyer" w:date="2013-08-23T09:45:00Z">
        <w:r>
          <w:t xml:space="preserve">Reporting and caching </w:t>
        </w:r>
      </w:ins>
    </w:p>
    <w:p w14:paraId="3D5D81A8" w14:textId="77777777" w:rsidR="00CE7EA0" w:rsidRDefault="00CE7EA0" w:rsidP="00CE7EA0">
      <w:pPr>
        <w:pStyle w:val="NoSpacing"/>
        <w:numPr>
          <w:ilvl w:val="0"/>
          <w:numId w:val="34"/>
        </w:numPr>
        <w:rPr>
          <w:ins w:id="820" w:author="Ian Wehmeyer" w:date="2013-08-23T09:45:00Z"/>
        </w:rPr>
      </w:pPr>
      <w:ins w:id="821" w:author="Ian Wehmeyer" w:date="2013-08-23T09:45:00Z">
        <w:r>
          <w:t xml:space="preserve">Publishing data for </w:t>
        </w:r>
        <w:proofErr w:type="spellStart"/>
        <w:r>
          <w:t>xQA</w:t>
        </w:r>
        <w:proofErr w:type="spellEnd"/>
        <w:r>
          <w:t xml:space="preserve"> screens consumptions</w:t>
        </w:r>
      </w:ins>
    </w:p>
    <w:p w14:paraId="4743E8F7" w14:textId="77777777" w:rsidR="00CE7EA0" w:rsidRDefault="00CE7EA0" w:rsidP="00CE7EA0">
      <w:pPr>
        <w:pStyle w:val="NoSpacing"/>
        <w:rPr>
          <w:ins w:id="822" w:author="Ian Wehmeyer" w:date="2013-08-23T09:45:00Z"/>
        </w:rPr>
      </w:pPr>
    </w:p>
    <w:p w14:paraId="134D2AE4" w14:textId="77777777" w:rsidR="00CE7EA0" w:rsidRDefault="00CE7EA0" w:rsidP="00CE7EA0">
      <w:pPr>
        <w:pStyle w:val="NoSpacing"/>
        <w:rPr>
          <w:ins w:id="823" w:author="Ian Wehmeyer" w:date="2013-08-23T09:45:00Z"/>
        </w:rPr>
      </w:pPr>
      <w:ins w:id="824" w:author="Ian Wehmeyer" w:date="2013-08-23T09:45:00Z">
        <w:r>
          <w:t>There are three main ETLs defined by its purpose:</w:t>
        </w:r>
      </w:ins>
    </w:p>
    <w:p w14:paraId="12733A88" w14:textId="77777777" w:rsidR="00CE7EA0" w:rsidRDefault="00CE7EA0" w:rsidP="00CE7EA0">
      <w:pPr>
        <w:pStyle w:val="NoSpacing"/>
        <w:ind w:firstLine="360"/>
        <w:rPr>
          <w:ins w:id="825" w:author="Ian Wehmeyer" w:date="2013-08-23T09:45:00Z"/>
        </w:rPr>
      </w:pPr>
      <w:ins w:id="826" w:author="Ian Wehmeyer" w:date="2013-08-23T09:45:00Z">
        <w:r>
          <w:t>Entitlement ETL</w:t>
        </w:r>
      </w:ins>
    </w:p>
    <w:p w14:paraId="699934BE" w14:textId="77777777" w:rsidR="00CE7EA0" w:rsidRDefault="00CE7EA0" w:rsidP="00CE7EA0">
      <w:pPr>
        <w:pStyle w:val="NoSpacing"/>
        <w:numPr>
          <w:ilvl w:val="0"/>
          <w:numId w:val="35"/>
        </w:numPr>
        <w:rPr>
          <w:ins w:id="827" w:author="Ian Wehmeyer" w:date="2013-08-23T09:45:00Z"/>
        </w:rPr>
      </w:pPr>
      <w:ins w:id="828" w:author="Ian Wehmeyer" w:date="2013-08-23T09:45:00Z">
        <w:r>
          <w:t xml:space="preserve">This is guest/entitlement centric ETL. It primarily collects GXP data published on ESB and provides real time metrics about selected and redeemed entitlements including blue lanes on the exec summary screen. It also supports recruitment screen.   </w:t>
        </w:r>
      </w:ins>
    </w:p>
    <w:p w14:paraId="358945D9" w14:textId="77777777" w:rsidR="00CE7EA0" w:rsidRDefault="00CE7EA0" w:rsidP="00CE7EA0">
      <w:pPr>
        <w:pStyle w:val="NoSpacing"/>
        <w:ind w:left="360"/>
        <w:rPr>
          <w:ins w:id="829" w:author="Ian Wehmeyer" w:date="2013-08-23T09:45:00Z"/>
        </w:rPr>
      </w:pPr>
      <w:ins w:id="830" w:author="Ian Wehmeyer" w:date="2013-08-23T09:45:00Z">
        <w:r>
          <w:t>Long Range Read ETL</w:t>
        </w:r>
      </w:ins>
    </w:p>
    <w:p w14:paraId="6E497417" w14:textId="77777777" w:rsidR="00CE7EA0" w:rsidRDefault="00CE7EA0" w:rsidP="00CE7EA0">
      <w:pPr>
        <w:pStyle w:val="NoSpacing"/>
        <w:numPr>
          <w:ilvl w:val="0"/>
          <w:numId w:val="35"/>
        </w:numPr>
        <w:rPr>
          <w:ins w:id="831" w:author="Ian Wehmeyer" w:date="2013-08-23T09:45:00Z"/>
        </w:rPr>
      </w:pPr>
      <w:ins w:id="832" w:author="Ian Wehmeyer" w:date="2013-08-23T09:45:00Z">
        <w:r>
          <w:t>This ETL collects in real time all reader activity such as taps and long range reads. Queue counts and wait times are some of the metrics calculated by this ETL.</w:t>
        </w:r>
      </w:ins>
    </w:p>
    <w:p w14:paraId="12F78387" w14:textId="77777777" w:rsidR="00CE7EA0" w:rsidRDefault="00CE7EA0" w:rsidP="00CE7EA0">
      <w:pPr>
        <w:pStyle w:val="NoSpacing"/>
        <w:ind w:firstLine="360"/>
        <w:rPr>
          <w:ins w:id="833" w:author="Ian Wehmeyer" w:date="2013-08-23T09:45:00Z"/>
        </w:rPr>
      </w:pPr>
      <w:ins w:id="834" w:author="Ian Wehmeyer" w:date="2013-08-23T09:45:00Z">
        <w:r>
          <w:t>Park Entry ETL</w:t>
        </w:r>
      </w:ins>
    </w:p>
    <w:p w14:paraId="3C7D9E8C" w14:textId="77777777" w:rsidR="00CE7EA0" w:rsidRDefault="00CE7EA0" w:rsidP="00CE7EA0">
      <w:pPr>
        <w:pStyle w:val="NoSpacing"/>
        <w:numPr>
          <w:ilvl w:val="0"/>
          <w:numId w:val="35"/>
        </w:numPr>
        <w:rPr>
          <w:ins w:id="835" w:author="Ian Wehmeyer" w:date="2013-08-23T09:45:00Z"/>
        </w:rPr>
      </w:pPr>
      <w:ins w:id="836" w:author="Ian Wehmeyer" w:date="2013-08-23T09:45:00Z">
        <w:r>
          <w:t xml:space="preserve">This ETL collects park entry activity including guest taps and blue lanes and provides real time metrics on park entry dashboard. </w:t>
        </w:r>
      </w:ins>
    </w:p>
    <w:p w14:paraId="3A3825CB" w14:textId="77777777" w:rsidR="00CE7EA0" w:rsidRDefault="00CE7EA0" w:rsidP="00CE7EA0">
      <w:pPr>
        <w:pStyle w:val="NoSpacing"/>
        <w:rPr>
          <w:ins w:id="837" w:author="Ian Wehmeyer" w:date="2013-08-23T09:45:00Z"/>
        </w:rPr>
      </w:pPr>
    </w:p>
    <w:p w14:paraId="170EBAC9" w14:textId="77777777" w:rsidR="00CE7EA0" w:rsidRDefault="00CE7EA0" w:rsidP="00CE7EA0">
      <w:pPr>
        <w:pStyle w:val="NoSpacing"/>
        <w:rPr>
          <w:ins w:id="838" w:author="Ian Wehmeyer" w:date="2013-08-23T09:45:00Z"/>
        </w:rPr>
      </w:pPr>
      <w:ins w:id="839" w:author="Ian Wehmeyer" w:date="2013-08-23T09:45:00Z">
        <w:r>
          <w:t xml:space="preserve">Each ETL is a single monolithic SQL stored procedure and it is invoked by Windows service running on a SQL server. </w:t>
        </w:r>
      </w:ins>
    </w:p>
    <w:p w14:paraId="2B2062EC" w14:textId="77777777" w:rsidR="00CE7EA0" w:rsidRDefault="00CE7EA0" w:rsidP="00CE7EA0">
      <w:pPr>
        <w:pStyle w:val="NoSpacing"/>
        <w:rPr>
          <w:ins w:id="840" w:author="Ian Wehmeyer" w:date="2013-08-23T09:45:00Z"/>
        </w:rPr>
      </w:pPr>
    </w:p>
    <w:p w14:paraId="147FD087" w14:textId="77777777" w:rsidR="00CE7EA0" w:rsidRDefault="00CE7EA0" w:rsidP="00CE7EA0">
      <w:pPr>
        <w:pStyle w:val="NoSpacing"/>
        <w:rPr>
          <w:ins w:id="841" w:author="Ian Wehmeyer" w:date="2013-08-23T09:45:00Z"/>
        </w:rPr>
      </w:pPr>
      <w:proofErr w:type="spellStart"/>
      <w:proofErr w:type="gramStart"/>
      <w:ins w:id="842" w:author="Ian Wehmeyer" w:date="2013-08-23T09:45:00Z">
        <w:r>
          <w:t>xQA</w:t>
        </w:r>
        <w:proofErr w:type="spellEnd"/>
        <w:proofErr w:type="gramEnd"/>
        <w:r>
          <w:t xml:space="preserve"> database is divided into following logical groups:</w:t>
        </w:r>
      </w:ins>
    </w:p>
    <w:p w14:paraId="066F87E3" w14:textId="77777777" w:rsidR="00CE7EA0" w:rsidRDefault="00CE7EA0" w:rsidP="00CE7EA0">
      <w:pPr>
        <w:pStyle w:val="NoSpacing"/>
        <w:numPr>
          <w:ilvl w:val="0"/>
          <w:numId w:val="36"/>
        </w:numPr>
        <w:rPr>
          <w:ins w:id="843" w:author="Ian Wehmeyer" w:date="2013-08-23T09:45:00Z"/>
        </w:rPr>
      </w:pPr>
      <w:ins w:id="844" w:author="Ian Wehmeyer" w:date="2013-08-23T09:45:00Z">
        <w:r>
          <w:t>JMS landing tables</w:t>
        </w:r>
      </w:ins>
    </w:p>
    <w:p w14:paraId="7FBCD5D2" w14:textId="77777777" w:rsidR="00CE7EA0" w:rsidRDefault="00CE7EA0" w:rsidP="00CE7EA0">
      <w:pPr>
        <w:pStyle w:val="NoSpacing"/>
        <w:numPr>
          <w:ilvl w:val="0"/>
          <w:numId w:val="36"/>
        </w:numPr>
        <w:rPr>
          <w:ins w:id="845" w:author="Ian Wehmeyer" w:date="2013-08-23T09:45:00Z"/>
        </w:rPr>
      </w:pPr>
      <w:ins w:id="846" w:author="Ian Wehmeyer" w:date="2013-08-23T09:45:00Z">
        <w:r>
          <w:t>ETL master tables</w:t>
        </w:r>
      </w:ins>
    </w:p>
    <w:p w14:paraId="0A63C8A3" w14:textId="77777777" w:rsidR="00CE7EA0" w:rsidRDefault="00CE7EA0" w:rsidP="00CE7EA0">
      <w:pPr>
        <w:pStyle w:val="NoSpacing"/>
        <w:numPr>
          <w:ilvl w:val="0"/>
          <w:numId w:val="36"/>
        </w:numPr>
        <w:rPr>
          <w:ins w:id="847" w:author="Ian Wehmeyer" w:date="2013-08-23T09:45:00Z"/>
        </w:rPr>
      </w:pPr>
      <w:ins w:id="848" w:author="Ian Wehmeyer" w:date="2013-08-23T09:45:00Z">
        <w:r>
          <w:t>Cache tables</w:t>
        </w:r>
      </w:ins>
    </w:p>
    <w:p w14:paraId="3114C5B2" w14:textId="77777777" w:rsidR="00CE7EA0" w:rsidRDefault="00CE7EA0" w:rsidP="00CE7EA0">
      <w:pPr>
        <w:pStyle w:val="NoSpacing"/>
        <w:numPr>
          <w:ilvl w:val="0"/>
          <w:numId w:val="36"/>
        </w:numPr>
        <w:rPr>
          <w:ins w:id="849" w:author="Ian Wehmeyer" w:date="2013-08-23T09:45:00Z"/>
        </w:rPr>
      </w:pPr>
      <w:ins w:id="850" w:author="Ian Wehmeyer" w:date="2013-08-23T09:45:00Z">
        <w:r>
          <w:t>Reporting tables</w:t>
        </w:r>
      </w:ins>
    </w:p>
    <w:p w14:paraId="04F10526" w14:textId="77777777" w:rsidR="00CE7EA0" w:rsidRDefault="00CE7EA0" w:rsidP="00CE7EA0">
      <w:pPr>
        <w:pStyle w:val="NoSpacing"/>
        <w:numPr>
          <w:ilvl w:val="0"/>
          <w:numId w:val="36"/>
        </w:numPr>
        <w:rPr>
          <w:ins w:id="851" w:author="Ian Wehmeyer" w:date="2013-08-23T09:45:00Z"/>
        </w:rPr>
      </w:pPr>
      <w:ins w:id="852" w:author="Ian Wehmeyer" w:date="2013-08-23T09:45:00Z">
        <w:r>
          <w:t>Archive tables</w:t>
        </w:r>
        <w:r>
          <w:br/>
        </w:r>
      </w:ins>
    </w:p>
    <w:p w14:paraId="2D5F4139" w14:textId="38B34DBE" w:rsidR="00CE7EA0" w:rsidRDefault="00AB7E3C" w:rsidP="00CE7EA0">
      <w:pPr>
        <w:pStyle w:val="NoSpacing"/>
        <w:rPr>
          <w:ins w:id="853" w:author="Ian Wehmeyer" w:date="2013-08-23T09:45:00Z"/>
        </w:rPr>
      </w:pPr>
      <w:ins w:id="854" w:author="Ian Wehmeyer" w:date="2013-08-23T09:45:00Z">
        <w:r>
          <w:t xml:space="preserve">JMS landing tables are used </w:t>
        </w:r>
        <w:r w:rsidR="00CE7EA0">
          <w:t xml:space="preserve">to extract content from JMS messages pulled from </w:t>
        </w:r>
      </w:ins>
      <w:ins w:id="855" w:author="Ian Wehmeyer" w:date="2013-08-27T11:32:00Z">
        <w:r>
          <w:t xml:space="preserve">the </w:t>
        </w:r>
      </w:ins>
      <w:ins w:id="856" w:author="Ian Wehmeyer" w:date="2013-08-23T09:45:00Z">
        <w:r w:rsidR="00CE7EA0">
          <w:t xml:space="preserve">ESB. These tables contain raw data and this is the only place where data integrity is enforced.  </w:t>
        </w:r>
      </w:ins>
    </w:p>
    <w:p w14:paraId="3A55E6F2" w14:textId="77777777" w:rsidR="00CE7EA0" w:rsidRDefault="00CE7EA0" w:rsidP="00CE7EA0">
      <w:pPr>
        <w:pStyle w:val="NoSpacing"/>
        <w:rPr>
          <w:ins w:id="857" w:author="Ian Wehmeyer" w:date="2013-08-23T09:45:00Z"/>
        </w:rPr>
      </w:pPr>
    </w:p>
    <w:p w14:paraId="0C89B772" w14:textId="77777777" w:rsidR="00CE7EA0" w:rsidRDefault="00CE7EA0" w:rsidP="00CE7EA0">
      <w:pPr>
        <w:pStyle w:val="NoSpacing"/>
        <w:rPr>
          <w:ins w:id="858" w:author="Ian Wehmeyer" w:date="2013-08-23T09:45:00Z"/>
        </w:rPr>
      </w:pPr>
      <w:ins w:id="859" w:author="Ian Wehmeyer" w:date="2013-08-23T09:45:00Z">
        <w:r>
          <w:t xml:space="preserve">ETL master tables, cache tables and reporting tables are used by ETLs. These tables contain normalized, cleansed, processed, rolled up and aggregated data. </w:t>
        </w:r>
      </w:ins>
    </w:p>
    <w:p w14:paraId="1A4F489D" w14:textId="77777777" w:rsidR="00CE7EA0" w:rsidRDefault="00CE7EA0" w:rsidP="00CE7EA0">
      <w:pPr>
        <w:pStyle w:val="NoSpacing"/>
        <w:rPr>
          <w:ins w:id="860" w:author="Ian Wehmeyer" w:date="2013-08-23T09:45:00Z"/>
        </w:rPr>
      </w:pPr>
    </w:p>
    <w:p w14:paraId="6EA16B5A" w14:textId="77777777" w:rsidR="00CE7EA0" w:rsidRDefault="00CE7EA0" w:rsidP="00CE7EA0">
      <w:pPr>
        <w:pStyle w:val="NoSpacing"/>
        <w:rPr>
          <w:ins w:id="861" w:author="Ian Wehmeyer" w:date="2013-08-23T09:45:00Z"/>
        </w:rPr>
      </w:pPr>
      <w:ins w:id="862" w:author="Ian Wehmeyer" w:date="2013-08-23T09:45:00Z">
        <w:r>
          <w:lastRenderedPageBreak/>
          <w:t>Archive tables are populated by nightly maintenance job and contain all expired data from landing, master and reporting tables. Expired data is defined as a data older than 24 hours.</w:t>
        </w:r>
      </w:ins>
    </w:p>
    <w:p w14:paraId="41A03E00" w14:textId="77777777" w:rsidR="00CE7EA0" w:rsidRDefault="00CE7EA0" w:rsidP="00CE7EA0">
      <w:pPr>
        <w:pStyle w:val="NoSpacing"/>
        <w:rPr>
          <w:ins w:id="863" w:author="Ian Wehmeyer" w:date="2013-08-23T09:45:00Z"/>
        </w:rPr>
      </w:pPr>
    </w:p>
    <w:p w14:paraId="3B776BD4" w14:textId="77777777" w:rsidR="00CE7EA0" w:rsidRDefault="00CE7EA0" w:rsidP="00CE7EA0">
      <w:pPr>
        <w:pStyle w:val="NoSpacing"/>
        <w:rPr>
          <w:ins w:id="864" w:author="Ian Wehmeyer" w:date="2013-08-23T09:45:00Z"/>
        </w:rPr>
      </w:pPr>
      <w:ins w:id="865" w:author="Ian Wehmeyer" w:date="2013-08-23T09:45:00Z">
        <w:r>
          <w:t>Each logical group is linked to a set of SQL stored procedures.</w:t>
        </w:r>
      </w:ins>
    </w:p>
    <w:p w14:paraId="6F707815" w14:textId="77777777" w:rsidR="00CE7EA0" w:rsidRDefault="00CE7EA0" w:rsidP="00CE7EA0">
      <w:pPr>
        <w:pStyle w:val="NoSpacing"/>
        <w:rPr>
          <w:ins w:id="866" w:author="Ian Wehmeyer" w:date="2013-08-23T09:45:00Z"/>
        </w:rPr>
      </w:pPr>
    </w:p>
    <w:p w14:paraId="48BBB630" w14:textId="77777777" w:rsidR="00CE7EA0" w:rsidRDefault="00CE7EA0" w:rsidP="00CE7EA0">
      <w:pPr>
        <w:pStyle w:val="NoSpacing"/>
        <w:rPr>
          <w:ins w:id="867" w:author="Ian Wehmeyer" w:date="2013-08-23T09:45:00Z"/>
        </w:rPr>
      </w:pPr>
      <w:ins w:id="868" w:author="Ian Wehmeyer" w:date="2013-08-23T09:45:00Z">
        <w:r>
          <w:t xml:space="preserve">Business and processing rules are contained in SQL stored procedures. To minimize data and reporting discrepancies and to allow for easy data reconciliation all of the business logic behind </w:t>
        </w:r>
        <w:proofErr w:type="spellStart"/>
        <w:r>
          <w:t>xQA</w:t>
        </w:r>
        <w:proofErr w:type="spellEnd"/>
        <w:r>
          <w:t xml:space="preserve"> is contained within SQL stored procedures. </w:t>
        </w:r>
      </w:ins>
    </w:p>
    <w:p w14:paraId="64493351" w14:textId="77777777" w:rsidR="00CE7EA0" w:rsidRDefault="00CE7EA0" w:rsidP="00CE7EA0">
      <w:pPr>
        <w:pStyle w:val="NoSpacing"/>
        <w:rPr>
          <w:ins w:id="869" w:author="Ian Wehmeyer" w:date="2013-08-23T09:45:00Z"/>
        </w:rPr>
      </w:pPr>
    </w:p>
    <w:p w14:paraId="67428922" w14:textId="77777777" w:rsidR="00CE7EA0" w:rsidRDefault="00CE7EA0" w:rsidP="00CE7EA0">
      <w:pPr>
        <w:pStyle w:val="NoSpacing"/>
        <w:rPr>
          <w:ins w:id="870" w:author="Ian Wehmeyer" w:date="2013-08-23T09:45:00Z"/>
        </w:rPr>
      </w:pPr>
      <w:ins w:id="871" w:author="Ian Wehmeyer" w:date="2013-08-23T09:45:00Z">
        <w:r>
          <w:t xml:space="preserve">Database endpoints used by </w:t>
        </w:r>
        <w:proofErr w:type="spellStart"/>
        <w:r>
          <w:t>xQA</w:t>
        </w:r>
        <w:proofErr w:type="spellEnd"/>
        <w:r>
          <w:t xml:space="preserve"> are defined as SQL stores procedures. </w:t>
        </w:r>
        <w:r>
          <w:br/>
        </w:r>
      </w:ins>
    </w:p>
    <w:p w14:paraId="7E93CDF7" w14:textId="77777777" w:rsidR="00CE7EA0" w:rsidRDefault="00CE7EA0" w:rsidP="00CE7EA0">
      <w:pPr>
        <w:rPr>
          <w:ins w:id="872" w:author="Ian Wehmeyer" w:date="2013-08-27T11:35:00Z"/>
        </w:rPr>
      </w:pPr>
      <w:ins w:id="873" w:author="Ian Wehmeyer" w:date="2013-08-23T09:45:00Z">
        <w:r>
          <w:t xml:space="preserve">Database is self-maintainable and that’s accomplished through a set of nightly archiving processes driven by a SQL Server Agent Job. Data older than 30 days is being sent to a text files, stored on a file server and deleted from the database. </w:t>
        </w:r>
      </w:ins>
    </w:p>
    <w:p w14:paraId="6435AB6A" w14:textId="77777777" w:rsidR="00AB7E3C" w:rsidRDefault="00AB7E3C" w:rsidP="00CE7EA0">
      <w:pPr>
        <w:rPr>
          <w:ins w:id="874" w:author="Ian Wehmeyer" w:date="2013-08-27T11:35:00Z"/>
        </w:rPr>
      </w:pPr>
    </w:p>
    <w:p w14:paraId="79FDDCB1" w14:textId="77777777" w:rsidR="00AB7E3C" w:rsidRDefault="00AB7E3C" w:rsidP="00CE7EA0">
      <w:pPr>
        <w:rPr>
          <w:ins w:id="875" w:author="Ian Wehmeyer" w:date="2013-08-27T11:35:00Z"/>
        </w:rPr>
      </w:pPr>
    </w:p>
    <w:p w14:paraId="1B0874AE" w14:textId="77777777" w:rsidR="00AB7E3C" w:rsidRDefault="00AB7E3C" w:rsidP="00CE7EA0">
      <w:pPr>
        <w:rPr>
          <w:ins w:id="876" w:author="Ian Wehmeyer" w:date="2013-08-27T11:35:00Z"/>
        </w:rPr>
      </w:pPr>
    </w:p>
    <w:p w14:paraId="2E70ECC9" w14:textId="77777777" w:rsidR="00AB7E3C" w:rsidRDefault="00AB7E3C" w:rsidP="00CE7EA0">
      <w:pPr>
        <w:rPr>
          <w:ins w:id="877" w:author="Ian Wehmeyer" w:date="2013-08-27T11:35:00Z"/>
        </w:rPr>
      </w:pPr>
    </w:p>
    <w:p w14:paraId="3D38AFFD" w14:textId="77777777" w:rsidR="00AB7E3C" w:rsidRDefault="00AB7E3C" w:rsidP="00CE7EA0">
      <w:pPr>
        <w:rPr>
          <w:ins w:id="878" w:author="Ian Wehmeyer" w:date="2013-08-27T11:35:00Z"/>
        </w:rPr>
      </w:pPr>
    </w:p>
    <w:p w14:paraId="42C45600" w14:textId="77777777" w:rsidR="00AB7E3C" w:rsidRDefault="00AB7E3C" w:rsidP="00CE7EA0">
      <w:pPr>
        <w:rPr>
          <w:ins w:id="879" w:author="Ian Wehmeyer" w:date="2013-08-27T11:35:00Z"/>
        </w:rPr>
      </w:pPr>
    </w:p>
    <w:p w14:paraId="012416B8" w14:textId="77777777" w:rsidR="00AB7E3C" w:rsidRDefault="00AB7E3C" w:rsidP="00CE7EA0">
      <w:pPr>
        <w:rPr>
          <w:ins w:id="880" w:author="Ian Wehmeyer" w:date="2013-08-27T11:35:00Z"/>
        </w:rPr>
      </w:pPr>
    </w:p>
    <w:p w14:paraId="608846B7" w14:textId="77777777" w:rsidR="00AB7E3C" w:rsidRDefault="00AB7E3C" w:rsidP="00CE7EA0">
      <w:pPr>
        <w:rPr>
          <w:ins w:id="881" w:author="Ian Wehmeyer" w:date="2013-08-27T11:35:00Z"/>
        </w:rPr>
      </w:pPr>
    </w:p>
    <w:p w14:paraId="670DCB52" w14:textId="77777777" w:rsidR="00AB7E3C" w:rsidRDefault="00AB7E3C" w:rsidP="00CE7EA0">
      <w:pPr>
        <w:rPr>
          <w:ins w:id="882" w:author="Ian Wehmeyer" w:date="2013-08-27T11:35:00Z"/>
        </w:rPr>
      </w:pPr>
    </w:p>
    <w:p w14:paraId="173E033A" w14:textId="77777777" w:rsidR="00AB7E3C" w:rsidRDefault="00AB7E3C" w:rsidP="00CE7EA0">
      <w:pPr>
        <w:rPr>
          <w:ins w:id="883" w:author="Ian Wehmeyer" w:date="2013-08-27T11:35:00Z"/>
        </w:rPr>
      </w:pPr>
    </w:p>
    <w:p w14:paraId="410E73E7" w14:textId="77777777" w:rsidR="00AB7E3C" w:rsidRDefault="00AB7E3C" w:rsidP="00CE7EA0">
      <w:pPr>
        <w:rPr>
          <w:ins w:id="884" w:author="Ian Wehmeyer" w:date="2013-08-27T11:35:00Z"/>
        </w:rPr>
      </w:pPr>
    </w:p>
    <w:p w14:paraId="628148B8" w14:textId="77777777" w:rsidR="00AB7E3C" w:rsidRDefault="00AB7E3C" w:rsidP="00CE7EA0">
      <w:pPr>
        <w:rPr>
          <w:ins w:id="885" w:author="Ian Wehmeyer" w:date="2013-08-27T11:35:00Z"/>
        </w:rPr>
      </w:pPr>
    </w:p>
    <w:p w14:paraId="14CFB8F3" w14:textId="77777777" w:rsidR="00AB7E3C" w:rsidRDefault="00AB7E3C" w:rsidP="00CE7EA0">
      <w:pPr>
        <w:rPr>
          <w:ins w:id="886" w:author="Ian Wehmeyer" w:date="2013-08-27T11:35:00Z"/>
        </w:rPr>
      </w:pPr>
    </w:p>
    <w:p w14:paraId="7FF710A6" w14:textId="77777777" w:rsidR="00AB7E3C" w:rsidRDefault="00AB7E3C" w:rsidP="00CE7EA0">
      <w:pPr>
        <w:rPr>
          <w:ins w:id="887" w:author="Ian Wehmeyer" w:date="2013-08-27T11:35:00Z"/>
        </w:rPr>
      </w:pPr>
    </w:p>
    <w:p w14:paraId="4446B05B" w14:textId="77777777" w:rsidR="00AB7E3C" w:rsidRDefault="00AB7E3C" w:rsidP="00CE7EA0">
      <w:pPr>
        <w:rPr>
          <w:ins w:id="888" w:author="Ian Wehmeyer" w:date="2013-08-27T11:35:00Z"/>
        </w:rPr>
      </w:pPr>
    </w:p>
    <w:p w14:paraId="66E87D3B" w14:textId="77777777" w:rsidR="00AB7E3C" w:rsidRDefault="00AB7E3C" w:rsidP="00CE7EA0">
      <w:pPr>
        <w:rPr>
          <w:ins w:id="889" w:author="Ian Wehmeyer" w:date="2013-08-27T11:35:00Z"/>
        </w:rPr>
      </w:pPr>
    </w:p>
    <w:p w14:paraId="0019290A" w14:textId="77777777" w:rsidR="00AB7E3C" w:rsidRDefault="00AB7E3C" w:rsidP="00CE7EA0">
      <w:pPr>
        <w:rPr>
          <w:ins w:id="890" w:author="Ian Wehmeyer" w:date="2013-08-27T11:35:00Z"/>
        </w:rPr>
      </w:pPr>
    </w:p>
    <w:p w14:paraId="6048079F" w14:textId="77777777" w:rsidR="00AB7E3C" w:rsidRDefault="00AB7E3C" w:rsidP="00CE7EA0">
      <w:pPr>
        <w:rPr>
          <w:ins w:id="891" w:author="Ian Wehmeyer" w:date="2013-08-27T11:35:00Z"/>
        </w:rPr>
      </w:pPr>
    </w:p>
    <w:p w14:paraId="4659584C" w14:textId="77777777" w:rsidR="00AB7E3C" w:rsidRDefault="00AB7E3C" w:rsidP="00CE7EA0">
      <w:pPr>
        <w:rPr>
          <w:ins w:id="892" w:author="Ian Wehmeyer" w:date="2013-08-27T11:36:00Z"/>
        </w:rPr>
      </w:pPr>
    </w:p>
    <w:p w14:paraId="6C9D348C" w14:textId="77777777" w:rsidR="00AB7E3C" w:rsidRDefault="00AB7E3C" w:rsidP="00CE7EA0">
      <w:pPr>
        <w:rPr>
          <w:ins w:id="893" w:author="Ian Wehmeyer" w:date="2013-08-27T11:36:00Z"/>
        </w:rPr>
      </w:pPr>
    </w:p>
    <w:p w14:paraId="65F5D000" w14:textId="77777777" w:rsidR="00AB7E3C" w:rsidRDefault="00AB7E3C" w:rsidP="00CE7EA0">
      <w:pPr>
        <w:rPr>
          <w:ins w:id="894" w:author="Ian Wehmeyer" w:date="2013-08-27T11:36:00Z"/>
        </w:rPr>
      </w:pPr>
    </w:p>
    <w:p w14:paraId="73CBC1BB" w14:textId="6AD40E4E" w:rsidR="00AB7E3C" w:rsidRDefault="00AB7E3C" w:rsidP="0039113B">
      <w:pPr>
        <w:pStyle w:val="Heading2"/>
        <w:rPr>
          <w:ins w:id="895" w:author="Ian Wehmeyer" w:date="2013-08-27T11:34:00Z"/>
        </w:rPr>
        <w:pPrChange w:id="896" w:author="Ian Wehmeyer" w:date="2013-08-27T11:36:00Z">
          <w:pPr/>
        </w:pPrChange>
      </w:pPr>
      <w:bookmarkStart w:id="897" w:name="_Toc239229547"/>
      <w:ins w:id="898" w:author="Ian Wehmeyer" w:date="2013-08-27T11:35:00Z">
        <w:r>
          <w:lastRenderedPageBreak/>
          <w:t>Data Store Architecture</w:t>
        </w:r>
      </w:ins>
      <w:bookmarkEnd w:id="897"/>
    </w:p>
    <w:p w14:paraId="7C50BBF5" w14:textId="0980A377" w:rsidR="00D55FA5" w:rsidDel="007102CC" w:rsidRDefault="00D55FA5" w:rsidP="00AB7E3C">
      <w:pPr>
        <w:pStyle w:val="BodyA"/>
        <w:rPr>
          <w:del w:id="899" w:author="Ian Wehmeyer" w:date="2013-08-23T09:53:00Z"/>
        </w:rPr>
        <w:pPrChange w:id="900" w:author="Ian Wehmeyer" w:date="2013-08-27T11:34:00Z">
          <w:pPr>
            <w:pStyle w:val="BodyA"/>
            <w:ind w:left="360" w:firstLine="0"/>
          </w:pPr>
        </w:pPrChange>
      </w:pPr>
      <w:del w:id="901" w:author="Ian Wehmeyer" w:date="2013-08-23T09:45:00Z">
        <w:r w:rsidDel="00CE7EA0">
          <w:delText xml:space="preserve">data from three different databases within the SQLServer database instance.  We consume event and guest data from the rdr database which is fed by XBRMS.  We also consume data from the </w:delText>
        </w:r>
        <w:r w:rsidR="0034178F" w:rsidDel="00CE7EA0">
          <w:delText>GxP</w:delText>
        </w:r>
        <w:r w:rsidDel="00CE7EA0">
          <w:delText xml:space="preserve"> database which is fed by the JMS listener.  The third database contains only support tables and the stored procedures for x</w:delText>
        </w:r>
      </w:del>
      <w:del w:id="902" w:author="Ian Wehmeyer" w:date="2013-08-14T08:56:00Z">
        <w:r w:rsidDel="00234FAF">
          <w:delText>i</w:delText>
        </w:r>
      </w:del>
      <w:del w:id="903" w:author="Ian Wehmeyer" w:date="2013-08-23T09:45:00Z">
        <w:r w:rsidDel="00CE7EA0">
          <w:delText>.</w:delText>
        </w:r>
      </w:del>
    </w:p>
    <w:p w14:paraId="7C50BBF6" w14:textId="77777777" w:rsidR="00D55FA5" w:rsidRDefault="00D55FA5">
      <w:pPr>
        <w:pStyle w:val="BodyA"/>
        <w:ind w:left="360" w:firstLine="0"/>
        <w:pPrChange w:id="904" w:author="Ian Wehmeyer" w:date="2013-08-23T09:53:00Z">
          <w:pPr>
            <w:pStyle w:val="H2Body"/>
          </w:pPr>
        </w:pPrChange>
      </w:pPr>
    </w:p>
    <w:p w14:paraId="5EF18599" w14:textId="7CB4BC75" w:rsidR="001C05E4" w:rsidRPr="007102CC" w:rsidRDefault="004156FB" w:rsidP="00AB7E3C">
      <w:pPr>
        <w:pStyle w:val="H2Body"/>
        <w:tabs>
          <w:tab w:val="left" w:pos="540"/>
        </w:tabs>
        <w:rPr>
          <w:ins w:id="905" w:author="Ian Wehmeyer" w:date="2013-08-21T11:59:00Z"/>
          <w:rPrChange w:id="906" w:author="Ian Wehmeyer" w:date="2013-08-23T09:53:00Z">
            <w:rPr>
              <w:ins w:id="907" w:author="Ian Wehmeyer" w:date="2013-08-21T11:59:00Z"/>
              <w:rFonts w:eastAsia="Times New Roman"/>
              <w:b/>
              <w:bCs/>
              <w:kern w:val="32"/>
              <w:sz w:val="32"/>
              <w:szCs w:val="32"/>
            </w:rPr>
          </w:rPrChange>
        </w:rPr>
        <w:pPrChange w:id="908" w:author="Ian Wehmeyer" w:date="2013-08-27T11:35:00Z">
          <w:pPr>
            <w:spacing w:after="0" w:line="240" w:lineRule="auto"/>
          </w:pPr>
        </w:pPrChange>
      </w:pPr>
      <w:ins w:id="909" w:author="Ian Wehmeyer" w:date="2013-08-14T11:33:00Z">
        <w:r>
          <w:rPr>
            <w:noProof/>
          </w:rPr>
          <w:drawing>
            <wp:inline distT="0" distB="0" distL="0" distR="0" wp14:anchorId="38ADAE7F" wp14:editId="1DC2C6D2">
              <wp:extent cx="6680200" cy="518143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14 at 11.32.38 AM.png"/>
                      <pic:cNvPicPr/>
                    </pic:nvPicPr>
                    <pic:blipFill>
                      <a:blip r:embed="rId18">
                        <a:extLst>
                          <a:ext uri="{28A0092B-C50C-407E-A947-70E740481C1C}">
                            <a14:useLocalDpi xmlns:a14="http://schemas.microsoft.com/office/drawing/2010/main" val="0"/>
                          </a:ext>
                        </a:extLst>
                      </a:blip>
                      <a:stretch>
                        <a:fillRect/>
                      </a:stretch>
                    </pic:blipFill>
                    <pic:spPr>
                      <a:xfrm>
                        <a:off x="0" y="0"/>
                        <a:ext cx="6680200" cy="5181437"/>
                      </a:xfrm>
                      <a:prstGeom prst="rect">
                        <a:avLst/>
                      </a:prstGeom>
                    </pic:spPr>
                  </pic:pic>
                </a:graphicData>
              </a:graphic>
            </wp:inline>
          </w:drawing>
        </w:r>
      </w:ins>
      <w:ins w:id="910" w:author="Ian Wehmeyer" w:date="2013-08-21T11:59:00Z">
        <w:r w:rsidR="001C05E4">
          <w:br w:type="page"/>
        </w:r>
      </w:ins>
    </w:p>
    <w:p w14:paraId="7DFD3FF6" w14:textId="1A4833A2" w:rsidR="001F5341" w:rsidRDefault="001F5341" w:rsidP="001F5341">
      <w:pPr>
        <w:pStyle w:val="Heading1"/>
        <w:rPr>
          <w:ins w:id="911" w:author="Ian Wehmeyer" w:date="2013-08-19T14:01:00Z"/>
        </w:rPr>
      </w:pPr>
      <w:bookmarkStart w:id="912" w:name="_Toc239229548"/>
      <w:proofErr w:type="spellStart"/>
      <w:proofErr w:type="gramStart"/>
      <w:ins w:id="913" w:author="Ian Wehmeyer" w:date="2013-08-19T14:01:00Z">
        <w:r>
          <w:lastRenderedPageBreak/>
          <w:t>xVR</w:t>
        </w:r>
        <w:bookmarkEnd w:id="912"/>
        <w:proofErr w:type="spellEnd"/>
        <w:proofErr w:type="gramEnd"/>
      </w:ins>
    </w:p>
    <w:p w14:paraId="31AEBB95" w14:textId="77777777" w:rsidR="001F5341" w:rsidRDefault="001F5341" w:rsidP="001F5341">
      <w:pPr>
        <w:rPr>
          <w:ins w:id="914" w:author="Ian Wehmeyer" w:date="2013-08-21T11:59:00Z"/>
        </w:rPr>
      </w:pPr>
      <w:ins w:id="915" w:author="Ian Wehmeyer" w:date="2013-08-19T14:02:00Z">
        <w:r>
          <w:t xml:space="preserve">The </w:t>
        </w:r>
        <w:proofErr w:type="spellStart"/>
        <w:r>
          <w:t>xVR</w:t>
        </w:r>
        <w:proofErr w:type="spellEnd"/>
        <w:r>
          <w:t xml:space="preserve"> system attempts to create a rough proximity map of guests as they experience an attraction.  It gets a series of messages from the </w:t>
        </w:r>
        <w:proofErr w:type="spellStart"/>
        <w:r>
          <w:t>xQA</w:t>
        </w:r>
        <w:proofErr w:type="spellEnd"/>
        <w:r>
          <w:t xml:space="preserve"> Web-service that </w:t>
        </w:r>
        <w:proofErr w:type="gramStart"/>
        <w:r>
          <w:t>give</w:t>
        </w:r>
        <w:proofErr w:type="gramEnd"/>
        <w:r>
          <w:t xml:space="preserve"> it guest reader event messages and attempts to map those messages to 3D avatars that are walking through the attraction.</w:t>
        </w:r>
      </w:ins>
    </w:p>
    <w:p w14:paraId="3831EBB9" w14:textId="77777777" w:rsidR="001C05E4" w:rsidRDefault="001C05E4" w:rsidP="001F5341">
      <w:pPr>
        <w:rPr>
          <w:ins w:id="916" w:author="Ian Wehmeyer" w:date="2013-08-19T14:02:00Z"/>
        </w:rPr>
      </w:pPr>
    </w:p>
    <w:p w14:paraId="175F04D8" w14:textId="360C8B49" w:rsidR="001F5341" w:rsidRDefault="001C05E4" w:rsidP="001F5341">
      <w:pPr>
        <w:rPr>
          <w:ins w:id="917" w:author="Ian Wehmeyer" w:date="2013-08-19T14:02:00Z"/>
        </w:rPr>
      </w:pPr>
      <w:ins w:id="918" w:author="Ian Wehmeyer" w:date="2013-08-21T11:59:00Z">
        <w:r>
          <w:rPr>
            <w:noProof/>
          </w:rPr>
          <w:drawing>
            <wp:inline distT="0" distB="0" distL="0" distR="0" wp14:anchorId="4A0CED89" wp14:editId="216EE323">
              <wp:extent cx="5930900" cy="4432300"/>
              <wp:effectExtent l="0" t="0" r="12700" b="12700"/>
              <wp:docPr id="13" name="Picture 13" descr="Macintosh HD:Users:iwehmeye:Desktop:Screen Shot 2013-08-21 at 11.5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wehmeye:Desktop:Screen Shot 2013-08-21 at 11.50.57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4432300"/>
                      </a:xfrm>
                      <a:prstGeom prst="rect">
                        <a:avLst/>
                      </a:prstGeom>
                      <a:noFill/>
                      <a:ln>
                        <a:noFill/>
                      </a:ln>
                    </pic:spPr>
                  </pic:pic>
                </a:graphicData>
              </a:graphic>
            </wp:inline>
          </w:drawing>
        </w:r>
      </w:ins>
    </w:p>
    <w:p w14:paraId="33499169" w14:textId="77777777" w:rsidR="001F5341" w:rsidRDefault="001F5341" w:rsidP="001F5341">
      <w:pPr>
        <w:rPr>
          <w:ins w:id="919" w:author="Ian Wehmeyer" w:date="2013-08-19T14:02:00Z"/>
        </w:rPr>
      </w:pPr>
      <w:proofErr w:type="spellStart"/>
      <w:proofErr w:type="gramStart"/>
      <w:ins w:id="920" w:author="Ian Wehmeyer" w:date="2013-08-19T14:02:00Z">
        <w:r>
          <w:t>xVR</w:t>
        </w:r>
        <w:proofErr w:type="spellEnd"/>
        <w:proofErr w:type="gramEnd"/>
        <w:r>
          <w:t xml:space="preserve"> uses Unity3d 4.0 (and later) to build a client app that talks to the </w:t>
        </w:r>
        <w:proofErr w:type="spellStart"/>
        <w:r>
          <w:t>xQA</w:t>
        </w:r>
        <w:proofErr w:type="spellEnd"/>
        <w:r>
          <w:t xml:space="preserve"> web service.  Unity breaks down component scenes as “levels” and, based on a user’s selection, opens the appropriate attraction level and then begins communicating with </w:t>
        </w:r>
        <w:proofErr w:type="spellStart"/>
        <w:r>
          <w:t>xQA</w:t>
        </w:r>
        <w:proofErr w:type="spellEnd"/>
        <w:r>
          <w:t>.</w:t>
        </w:r>
      </w:ins>
    </w:p>
    <w:p w14:paraId="285C32CD" w14:textId="77777777" w:rsidR="001F5341" w:rsidRDefault="001F5341" w:rsidP="001F5341">
      <w:pPr>
        <w:rPr>
          <w:ins w:id="921" w:author="Ian Wehmeyer" w:date="2013-08-19T14:02:00Z"/>
        </w:rPr>
      </w:pPr>
    </w:p>
    <w:p w14:paraId="0741C5BE" w14:textId="77777777" w:rsidR="001C05E4" w:rsidRDefault="001F5341" w:rsidP="001F5341">
      <w:pPr>
        <w:rPr>
          <w:ins w:id="922" w:author="Ian Wehmeyer" w:date="2013-08-21T12:00:00Z"/>
        </w:rPr>
      </w:pPr>
      <w:ins w:id="923" w:author="Ian Wehmeyer" w:date="2013-08-19T14:02:00Z">
        <w:r>
          <w:t>Unity also supports the concept of level re-use and “prefabs” that are units of code and objects made in such a way as they can be dropped into scenes without much additional coding.  This savings in time and effort allows us to generally solve 3D space problems and share them easily between different types of attractions.</w:t>
        </w:r>
      </w:ins>
    </w:p>
    <w:p w14:paraId="719FBECC" w14:textId="014BC0E0" w:rsidR="001F5341" w:rsidRDefault="001F5341" w:rsidP="001F5341">
      <w:pPr>
        <w:rPr>
          <w:ins w:id="924" w:author="Ian Wehmeyer" w:date="2013-08-21T12:00:00Z"/>
        </w:rPr>
      </w:pPr>
      <w:ins w:id="925" w:author="Ian Wehmeyer" w:date="2013-08-19T14:02:00Z">
        <w:r>
          <w:lastRenderedPageBreak/>
          <w:t>Queue behavior is actually a very difficult problem to sol</w:t>
        </w:r>
        <w:r w:rsidR="00206E5D">
          <w:t xml:space="preserve">ve in 3D space but fortunately </w:t>
        </w:r>
        <w:r>
          <w:t>Unity provides a technology called “</w:t>
        </w:r>
        <w:proofErr w:type="spellStart"/>
        <w:r>
          <w:t>NavMesh</w:t>
        </w:r>
        <w:proofErr w:type="spellEnd"/>
        <w:r>
          <w:t xml:space="preserve">” which supports path-finding and obstacle negotiation.  However, strictly speaking, queue behavior still has to be finely coded and behaved.  </w:t>
        </w:r>
        <w:proofErr w:type="spellStart"/>
        <w:r>
          <w:t>Navmesh</w:t>
        </w:r>
        <w:proofErr w:type="spellEnd"/>
        <w:r>
          <w:t xml:space="preserve"> is much analogous to providing us with a launch platform for a rocket, but then getting the rocket to stop, wait in line, wait behind other rockets, and resume patterned movement is the part we are left to solve.  This has been an ongoing challenge with </w:t>
        </w:r>
        <w:proofErr w:type="spellStart"/>
        <w:r>
          <w:t>xVR</w:t>
        </w:r>
        <w:proofErr w:type="spellEnd"/>
        <w:r>
          <w:t>.</w:t>
        </w:r>
      </w:ins>
    </w:p>
    <w:p w14:paraId="729F1DD0" w14:textId="77777777" w:rsidR="001C05E4" w:rsidRDefault="001C05E4" w:rsidP="001F5341">
      <w:pPr>
        <w:rPr>
          <w:ins w:id="926" w:author="Ian Wehmeyer" w:date="2013-08-21T12:00:00Z"/>
        </w:rPr>
      </w:pPr>
    </w:p>
    <w:p w14:paraId="5D47AF98" w14:textId="32951421" w:rsidR="001C05E4" w:rsidRDefault="001C05E4" w:rsidP="001F5341">
      <w:pPr>
        <w:rPr>
          <w:ins w:id="927" w:author="Ian Wehmeyer" w:date="2013-08-19T14:02:00Z"/>
        </w:rPr>
      </w:pPr>
      <w:ins w:id="928" w:author="Ian Wehmeyer" w:date="2013-08-21T12:00:00Z">
        <w:r w:rsidRPr="001C05E4">
          <w:rPr>
            <w:noProof/>
          </w:rPr>
          <w:drawing>
            <wp:inline distT="0" distB="0" distL="0" distR="0" wp14:anchorId="1C3208F0" wp14:editId="2C4420D4">
              <wp:extent cx="5943600" cy="4457700"/>
              <wp:effectExtent l="0" t="0" r="0" b="12700"/>
              <wp:docPr id="12" name="Picture 12" descr="Macintosh HD:Users:iwehmeye:Desktop:Screen Shot 2013-08-21 at 11.49.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wehmeye:Desktop:Screen Shot 2013-08-21 at 11.49.22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p w14:paraId="18678AAD" w14:textId="77777777" w:rsidR="001F5341" w:rsidRDefault="001F5341" w:rsidP="001F5341">
      <w:pPr>
        <w:rPr>
          <w:ins w:id="929" w:author="Ian Wehmeyer" w:date="2013-08-19T14:02:00Z"/>
        </w:rPr>
      </w:pPr>
    </w:p>
    <w:p w14:paraId="573FDE58" w14:textId="77777777" w:rsidR="001F5341" w:rsidRDefault="001F5341" w:rsidP="001F5341">
      <w:pPr>
        <w:rPr>
          <w:ins w:id="930" w:author="Ian Wehmeyer" w:date="2013-08-19T14:02:00Z"/>
        </w:rPr>
      </w:pPr>
      <w:ins w:id="931" w:author="Ian Wehmeyer" w:date="2013-08-19T14:02:00Z">
        <w:r>
          <w:t xml:space="preserve">Also, Unity is cross-platform and usually, with only small amounts of change, a unity application will run on PCs, Macs, </w:t>
        </w:r>
        <w:proofErr w:type="spellStart"/>
        <w:r>
          <w:t>iOS</w:t>
        </w:r>
        <w:proofErr w:type="spellEnd"/>
        <w:r>
          <w:t xml:space="preserve"> and </w:t>
        </w:r>
        <w:proofErr w:type="spellStart"/>
        <w:r>
          <w:t>Adroid</w:t>
        </w:r>
        <w:proofErr w:type="spellEnd"/>
        <w:r>
          <w:t xml:space="preserve"> devices as well as consoles such as </w:t>
        </w:r>
        <w:proofErr w:type="spellStart"/>
        <w:r>
          <w:t>xBox</w:t>
        </w:r>
        <w:proofErr w:type="spellEnd"/>
        <w:r>
          <w:t xml:space="preserve"> and PlayStation.  It also has, recently, provided Linux playback ability.</w:t>
        </w:r>
      </w:ins>
    </w:p>
    <w:p w14:paraId="4841CB75" w14:textId="77777777" w:rsidR="001F5341" w:rsidRDefault="001F5341" w:rsidP="001F5341">
      <w:pPr>
        <w:rPr>
          <w:ins w:id="932" w:author="Ian Wehmeyer" w:date="2013-08-19T14:02:00Z"/>
        </w:rPr>
      </w:pPr>
    </w:p>
    <w:p w14:paraId="1F271A27" w14:textId="77777777" w:rsidR="001F5341" w:rsidRDefault="001F5341" w:rsidP="001F5341">
      <w:pPr>
        <w:rPr>
          <w:ins w:id="933" w:author="Ian Wehmeyer" w:date="2013-08-21T12:00:00Z"/>
        </w:rPr>
      </w:pPr>
      <w:proofErr w:type="spellStart"/>
      <w:proofErr w:type="gramStart"/>
      <w:ins w:id="934" w:author="Ian Wehmeyer" w:date="2013-08-19T14:02:00Z">
        <w:r>
          <w:t>xVR</w:t>
        </w:r>
        <w:proofErr w:type="spellEnd"/>
        <w:proofErr w:type="gramEnd"/>
        <w:r>
          <w:t xml:space="preserve"> provides a “generic” level container that allows us to view any park attraction that has been provisioned for the </w:t>
        </w:r>
        <w:proofErr w:type="spellStart"/>
        <w:r>
          <w:t>xConnect</w:t>
        </w:r>
        <w:proofErr w:type="spellEnd"/>
        <w:r>
          <w:t xml:space="preserve"> system,  for which we don’t have a full 3D model </w:t>
        </w:r>
        <w:r>
          <w:lastRenderedPageBreak/>
          <w:t xml:space="preserve">prepared.  This generic model simply provides a walking queue with entry, merge and load points that map to the messages from </w:t>
        </w:r>
        <w:proofErr w:type="spellStart"/>
        <w:r>
          <w:t>xQA</w:t>
        </w:r>
        <w:proofErr w:type="spellEnd"/>
        <w:r>
          <w:t>.</w:t>
        </w:r>
      </w:ins>
    </w:p>
    <w:p w14:paraId="4D9E13B0" w14:textId="77777777" w:rsidR="001C05E4" w:rsidRDefault="001C05E4" w:rsidP="001F5341">
      <w:pPr>
        <w:rPr>
          <w:ins w:id="935" w:author="Ian Wehmeyer" w:date="2013-08-21T12:00:00Z"/>
        </w:rPr>
      </w:pPr>
    </w:p>
    <w:p w14:paraId="44662C04" w14:textId="6A27A533" w:rsidR="001C05E4" w:rsidRDefault="001C05E4" w:rsidP="001F5341">
      <w:pPr>
        <w:rPr>
          <w:ins w:id="936" w:author="Ian Wehmeyer" w:date="2013-08-21T12:00:00Z"/>
        </w:rPr>
      </w:pPr>
      <w:ins w:id="937" w:author="Ian Wehmeyer" w:date="2013-08-21T12:01:00Z">
        <w:r>
          <w:rPr>
            <w:noProof/>
          </w:rPr>
          <w:drawing>
            <wp:inline distT="0" distB="0" distL="0" distR="0" wp14:anchorId="0DF982DA" wp14:editId="628AEF40">
              <wp:extent cx="5943600" cy="4478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21 at 11.58.16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ins>
    </w:p>
    <w:p w14:paraId="5233035A" w14:textId="77777777" w:rsidR="001C05E4" w:rsidRDefault="001C05E4" w:rsidP="001F5341">
      <w:pPr>
        <w:rPr>
          <w:ins w:id="938" w:author="Ian Wehmeyer" w:date="2013-08-21T12:00:00Z"/>
        </w:rPr>
      </w:pPr>
    </w:p>
    <w:p w14:paraId="0A147375" w14:textId="77777777" w:rsidR="001C05E4" w:rsidRDefault="001C05E4" w:rsidP="001F5341">
      <w:pPr>
        <w:rPr>
          <w:ins w:id="939" w:author="Ian Wehmeyer" w:date="2013-08-19T14:02:00Z"/>
        </w:rPr>
      </w:pPr>
    </w:p>
    <w:p w14:paraId="2F56A8FA" w14:textId="77777777" w:rsidR="001F5341" w:rsidRPr="001F5341" w:rsidRDefault="001F5341">
      <w:pPr>
        <w:rPr>
          <w:ins w:id="940" w:author="Ian Wehmeyer" w:date="2013-08-19T14:01:00Z"/>
        </w:rPr>
        <w:pPrChange w:id="941" w:author="Ian Wehmeyer" w:date="2013-08-19T14:01:00Z">
          <w:pPr>
            <w:pStyle w:val="Heading1"/>
          </w:pPr>
        </w:pPrChange>
      </w:pPr>
    </w:p>
    <w:p w14:paraId="266008AF" w14:textId="52790F33" w:rsidR="005439D9" w:rsidRPr="002F3C6E" w:rsidRDefault="005439D9" w:rsidP="002F3C6E">
      <w:pPr>
        <w:spacing w:after="0" w:line="240" w:lineRule="auto"/>
        <w:rPr>
          <w:rFonts w:eastAsia="Times New Roman"/>
          <w:b/>
          <w:bCs/>
          <w:kern w:val="32"/>
          <w:sz w:val="32"/>
          <w:szCs w:val="32"/>
          <w:rPrChange w:id="942" w:author="Ian Wehmeyer" w:date="2013-08-26T10:03:00Z">
            <w:rPr/>
          </w:rPrChange>
        </w:rPr>
        <w:pPrChange w:id="943" w:author="Ian Wehmeyer" w:date="2013-08-26T10:03:00Z">
          <w:pPr>
            <w:pStyle w:val="H2Body"/>
            <w:tabs>
              <w:tab w:val="left" w:pos="540"/>
            </w:tabs>
          </w:pPr>
        </w:pPrChange>
      </w:pPr>
    </w:p>
    <w:sectPr w:rsidR="005439D9" w:rsidRPr="002F3C6E" w:rsidSect="002C170A">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36D473" w14:textId="77777777" w:rsidR="00AB7E3C" w:rsidRDefault="00AB7E3C" w:rsidP="00044632">
      <w:r>
        <w:separator/>
      </w:r>
    </w:p>
  </w:endnote>
  <w:endnote w:type="continuationSeparator" w:id="0">
    <w:p w14:paraId="2348DE90" w14:textId="77777777" w:rsidR="00AB7E3C" w:rsidRDefault="00AB7E3C"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Bold">
    <w:panose1 w:val="020B08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AB7E3C" w:rsidRPr="0007395D" w14:paraId="7C50BC05" w14:textId="77777777" w:rsidTr="002D53A7">
      <w:trPr>
        <w:trHeight w:val="272"/>
        <w:jc w:val="center"/>
      </w:trPr>
      <w:tc>
        <w:tcPr>
          <w:tcW w:w="1890" w:type="dxa"/>
        </w:tcPr>
        <w:p w14:paraId="7C50BC01" w14:textId="77777777" w:rsidR="00AB7E3C" w:rsidRDefault="00AB7E3C" w:rsidP="00607EDF">
          <w:pPr>
            <w:pStyle w:val="Header1"/>
          </w:pPr>
          <w:r>
            <w:t>900-0089</w:t>
          </w:r>
        </w:p>
      </w:tc>
      <w:tc>
        <w:tcPr>
          <w:tcW w:w="1890" w:type="dxa"/>
          <w:tcMar>
            <w:top w:w="58" w:type="dxa"/>
            <w:bottom w:w="58" w:type="dxa"/>
          </w:tcMar>
          <w:vAlign w:val="center"/>
        </w:tcPr>
        <w:p w14:paraId="7C50BC02" w14:textId="18E0E58D" w:rsidR="00AB7E3C" w:rsidRDefault="00AB7E3C" w:rsidP="00607EDF">
          <w:pPr>
            <w:pStyle w:val="Header1"/>
          </w:pPr>
          <w:r>
            <w:t xml:space="preserve">Rev </w:t>
          </w:r>
          <w:ins w:id="297" w:author="Ian Wehmeyer" w:date="2013-08-14T11:37:00Z">
            <w:r>
              <w:t>1.7</w:t>
            </w:r>
          </w:ins>
          <w:del w:id="298" w:author="Ian Wehmeyer" w:date="2013-08-14T11:37:00Z">
            <w:r w:rsidDel="004156FB">
              <w:delText>2.0</w:delText>
            </w:r>
          </w:del>
        </w:p>
      </w:tc>
      <w:tc>
        <w:tcPr>
          <w:tcW w:w="5382" w:type="dxa"/>
          <w:tcMar>
            <w:top w:w="58" w:type="dxa"/>
            <w:bottom w:w="58" w:type="dxa"/>
          </w:tcMar>
          <w:vAlign w:val="center"/>
        </w:tcPr>
        <w:p w14:paraId="7C50BC03" w14:textId="4518B4E3" w:rsidR="00AB7E3C" w:rsidRDefault="00AB7E3C" w:rsidP="00607EDF">
          <w:pPr>
            <w:pStyle w:val="Header1"/>
          </w:pPr>
          <w:del w:id="299" w:author="Ian Wehmeyer" w:date="2013-08-14T08:51:00Z">
            <w:r w:rsidDel="00F33E66">
              <w:delText>Real Time Dashboard</w:delText>
            </w:r>
          </w:del>
          <w:proofErr w:type="spellStart"/>
          <w:proofErr w:type="gramStart"/>
          <w:ins w:id="300" w:author="Ian Wehmeyer" w:date="2013-08-14T08:51:00Z">
            <w:r>
              <w:t>xQA</w:t>
            </w:r>
          </w:ins>
          <w:proofErr w:type="spellEnd"/>
          <w:proofErr w:type="gramEnd"/>
          <w:r>
            <w:t>/</w:t>
          </w:r>
          <w:proofErr w:type="spellStart"/>
          <w:r>
            <w:t>xVR</w:t>
          </w:r>
          <w:proofErr w:type="spellEnd"/>
          <w:r>
            <w:t xml:space="preserve"> Architecture</w:t>
          </w:r>
        </w:p>
      </w:tc>
      <w:tc>
        <w:tcPr>
          <w:tcW w:w="1800" w:type="dxa"/>
          <w:tcMar>
            <w:top w:w="58" w:type="dxa"/>
            <w:bottom w:w="58" w:type="dxa"/>
          </w:tcMar>
          <w:vAlign w:val="center"/>
        </w:tcPr>
        <w:p w14:paraId="7C50BC04" w14:textId="77777777" w:rsidR="00AB7E3C" w:rsidRDefault="00AB7E3C" w:rsidP="00607EDF">
          <w:pPr>
            <w:pStyle w:val="Header1"/>
          </w:pPr>
          <w:r>
            <w:t xml:space="preserve">Page </w:t>
          </w:r>
          <w:r>
            <w:fldChar w:fldCharType="begin"/>
          </w:r>
          <w:r>
            <w:instrText xml:space="preserve"> PAGE </w:instrText>
          </w:r>
          <w:r>
            <w:fldChar w:fldCharType="separate"/>
          </w:r>
          <w:r w:rsidR="00CB739F">
            <w:rPr>
              <w:noProof/>
            </w:rPr>
            <w:t>1</w:t>
          </w:r>
          <w:r>
            <w:fldChar w:fldCharType="end"/>
          </w:r>
          <w:r>
            <w:t xml:space="preserve"> of </w:t>
          </w:r>
          <w:r>
            <w:rPr>
              <w:rStyle w:val="PageNumber1"/>
              <w:color w:val="242424"/>
            </w:rPr>
            <w:fldChar w:fldCharType="begin"/>
          </w:r>
          <w:r>
            <w:rPr>
              <w:rStyle w:val="PageNumber1"/>
              <w:color w:val="242424"/>
            </w:rPr>
            <w:instrText xml:space="preserve"> NUMPAGES </w:instrText>
          </w:r>
          <w:r>
            <w:rPr>
              <w:rStyle w:val="PageNumber1"/>
              <w:color w:val="242424"/>
            </w:rPr>
            <w:fldChar w:fldCharType="separate"/>
          </w:r>
          <w:r w:rsidR="00CB739F">
            <w:rPr>
              <w:rStyle w:val="PageNumber1"/>
              <w:noProof/>
              <w:color w:val="242424"/>
            </w:rPr>
            <w:t>19</w:t>
          </w:r>
          <w:r>
            <w:rPr>
              <w:rStyle w:val="PageNumber1"/>
              <w:color w:val="242424"/>
            </w:rPr>
            <w:fldChar w:fldCharType="end"/>
          </w:r>
        </w:p>
      </w:tc>
    </w:tr>
  </w:tbl>
  <w:p w14:paraId="7C50BC06" w14:textId="77777777" w:rsidR="00AB7E3C" w:rsidRPr="00A17FBA" w:rsidRDefault="00AB7E3C" w:rsidP="00CB4606">
    <w:pPr>
      <w:pStyle w:val="Footer"/>
      <w:jc w:val="center"/>
    </w:pPr>
    <w:r w:rsidRPr="00355A3D">
      <w:t>Confidential and Proprietary</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AB7E3C" w:rsidRPr="0007395D" w14:paraId="7C50BC0E" w14:textId="77777777" w:rsidTr="002D53A7">
      <w:trPr>
        <w:trHeight w:val="272"/>
        <w:jc w:val="center"/>
      </w:trPr>
      <w:tc>
        <w:tcPr>
          <w:tcW w:w="1890" w:type="dxa"/>
        </w:tcPr>
        <w:p w14:paraId="7C50BC0A" w14:textId="77777777" w:rsidR="00AB7E3C" w:rsidRDefault="00AB7E3C" w:rsidP="00607EDF">
          <w:pPr>
            <w:pStyle w:val="Header1"/>
          </w:pPr>
          <w:r>
            <w:t>900-0089</w:t>
          </w:r>
        </w:p>
      </w:tc>
      <w:tc>
        <w:tcPr>
          <w:tcW w:w="1890" w:type="dxa"/>
          <w:tcMar>
            <w:top w:w="58" w:type="dxa"/>
            <w:bottom w:w="58" w:type="dxa"/>
          </w:tcMar>
          <w:vAlign w:val="center"/>
        </w:tcPr>
        <w:p w14:paraId="7C50BC0B" w14:textId="0D2CBDBC" w:rsidR="00AB7E3C" w:rsidRDefault="00AB7E3C" w:rsidP="00607EDF">
          <w:pPr>
            <w:pStyle w:val="Header1"/>
          </w:pPr>
          <w:r>
            <w:t xml:space="preserve">Rev </w:t>
          </w:r>
          <w:ins w:id="944" w:author="Ian Wehmeyer" w:date="2013-08-14T11:37:00Z">
            <w:r>
              <w:t>1.7</w:t>
            </w:r>
          </w:ins>
          <w:del w:id="945" w:author="Ian Wehmeyer" w:date="2013-08-14T11:37:00Z">
            <w:r w:rsidDel="004156FB">
              <w:delText>2.0</w:delText>
            </w:r>
          </w:del>
        </w:p>
      </w:tc>
      <w:tc>
        <w:tcPr>
          <w:tcW w:w="5382" w:type="dxa"/>
          <w:tcMar>
            <w:top w:w="58" w:type="dxa"/>
            <w:bottom w:w="58" w:type="dxa"/>
          </w:tcMar>
          <w:vAlign w:val="center"/>
        </w:tcPr>
        <w:p w14:paraId="7C50BC0C" w14:textId="643BE099" w:rsidR="00AB7E3C" w:rsidRDefault="00AB7E3C" w:rsidP="00607EDF">
          <w:pPr>
            <w:pStyle w:val="Header1"/>
          </w:pPr>
          <w:r>
            <w:t xml:space="preserve"> </w:t>
          </w:r>
          <w:proofErr w:type="spellStart"/>
          <w:proofErr w:type="gramStart"/>
          <w:r>
            <w:t>x</w:t>
          </w:r>
          <w:ins w:id="946" w:author="Ian Wehmeyer" w:date="2013-08-14T08:54:00Z">
            <w:r>
              <w:t>QA</w:t>
            </w:r>
          </w:ins>
          <w:proofErr w:type="spellEnd"/>
          <w:proofErr w:type="gramEnd"/>
          <w:del w:id="947" w:author="Ian Wehmeyer" w:date="2013-08-14T08:54:00Z">
            <w:r w:rsidDel="00F33E66">
              <w:delText>i</w:delText>
            </w:r>
          </w:del>
          <w:ins w:id="948" w:author="Ian Wehmeyer" w:date="2013-08-14T08:55:00Z">
            <w:r>
              <w:t>/</w:t>
            </w:r>
            <w:proofErr w:type="spellStart"/>
            <w:r>
              <w:t>xVR</w:t>
            </w:r>
            <w:proofErr w:type="spellEnd"/>
            <w:r>
              <w:t xml:space="preserve"> </w:t>
            </w:r>
          </w:ins>
          <w:del w:id="949" w:author="Ian Wehmeyer" w:date="2013-08-14T08:55:00Z">
            <w:r w:rsidDel="00F33E66">
              <w:delText xml:space="preserve"> </w:delText>
            </w:r>
          </w:del>
          <w:r>
            <w:t>Architecture</w:t>
          </w:r>
        </w:p>
      </w:tc>
      <w:tc>
        <w:tcPr>
          <w:tcW w:w="1800" w:type="dxa"/>
          <w:tcMar>
            <w:top w:w="58" w:type="dxa"/>
            <w:bottom w:w="58" w:type="dxa"/>
          </w:tcMar>
          <w:vAlign w:val="center"/>
        </w:tcPr>
        <w:p w14:paraId="7C50BC0D" w14:textId="77777777" w:rsidR="00AB7E3C" w:rsidRDefault="00AB7E3C" w:rsidP="00607EDF">
          <w:pPr>
            <w:pStyle w:val="Header1"/>
          </w:pPr>
          <w:r>
            <w:t xml:space="preserve">Page </w:t>
          </w:r>
          <w:r>
            <w:fldChar w:fldCharType="begin"/>
          </w:r>
          <w:r>
            <w:instrText xml:space="preserve"> PAGE </w:instrText>
          </w:r>
          <w:r>
            <w:fldChar w:fldCharType="separate"/>
          </w:r>
          <w:r w:rsidR="00CB739F">
            <w:rPr>
              <w:noProof/>
            </w:rPr>
            <w:t>7</w:t>
          </w:r>
          <w:r>
            <w:fldChar w:fldCharType="end"/>
          </w:r>
          <w:r>
            <w:t xml:space="preserve"> of </w:t>
          </w:r>
          <w:r>
            <w:rPr>
              <w:rStyle w:val="PageNumber1"/>
              <w:color w:val="242424"/>
            </w:rPr>
            <w:fldChar w:fldCharType="begin"/>
          </w:r>
          <w:r>
            <w:rPr>
              <w:rStyle w:val="PageNumber1"/>
              <w:color w:val="242424"/>
            </w:rPr>
            <w:instrText xml:space="preserve"> NUMPAGES </w:instrText>
          </w:r>
          <w:r>
            <w:rPr>
              <w:rStyle w:val="PageNumber1"/>
              <w:color w:val="242424"/>
            </w:rPr>
            <w:fldChar w:fldCharType="separate"/>
          </w:r>
          <w:r w:rsidR="00CB739F">
            <w:rPr>
              <w:rStyle w:val="PageNumber1"/>
              <w:noProof/>
              <w:color w:val="242424"/>
            </w:rPr>
            <w:t>19</w:t>
          </w:r>
          <w:r>
            <w:rPr>
              <w:rStyle w:val="PageNumber1"/>
              <w:color w:val="242424"/>
            </w:rPr>
            <w:fldChar w:fldCharType="end"/>
          </w:r>
        </w:p>
      </w:tc>
    </w:tr>
  </w:tbl>
  <w:p w14:paraId="7C50BC0F" w14:textId="77777777" w:rsidR="00AB7E3C" w:rsidRPr="00A17FBA" w:rsidRDefault="00AB7E3C" w:rsidP="00CB4606">
    <w:pPr>
      <w:pStyle w:val="Footer"/>
      <w:jc w:val="center"/>
    </w:pPr>
    <w:r w:rsidRPr="00355A3D">
      <w:t>Confidential and Proprietary</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2C077" w14:textId="77777777" w:rsidR="00AB7E3C" w:rsidRDefault="00AB7E3C" w:rsidP="00044632">
      <w:r>
        <w:separator/>
      </w:r>
    </w:p>
  </w:footnote>
  <w:footnote w:type="continuationSeparator" w:id="0">
    <w:p w14:paraId="0BDE9A1E" w14:textId="77777777" w:rsidR="00AB7E3C" w:rsidRDefault="00AB7E3C" w:rsidP="000446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0BBFF" w14:textId="5AB1129C" w:rsidR="00AB7E3C" w:rsidRDefault="00AB7E3C" w:rsidP="001C7DE9">
    <w:pPr>
      <w:pStyle w:val="Header"/>
      <w:jc w:val="right"/>
    </w:pPr>
    <w:r>
      <w:rPr>
        <w:noProof/>
      </w:rPr>
      <w:drawing>
        <wp:inline distT="0" distB="0" distL="0" distR="0" wp14:anchorId="5623D6F1" wp14:editId="37F9C773">
          <wp:extent cx="6191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0BC09" w14:textId="54E58669" w:rsidR="00AB7E3C" w:rsidRDefault="00AB7E3C" w:rsidP="004B3A0A">
    <w:pPr>
      <w:pStyle w:val="Header"/>
      <w:jc w:val="right"/>
    </w:pPr>
    <w:r>
      <w:rPr>
        <w:noProof/>
      </w:rPr>
      <w:drawing>
        <wp:inline distT="0" distB="0" distL="0" distR="0" wp14:anchorId="04624CD4" wp14:editId="4A2A1CF5">
          <wp:extent cx="619125" cy="619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decimal"/>
      <w:isLgl/>
      <w:lvlText w:val="%1."/>
      <w:lvlJc w:val="left"/>
      <w:pPr>
        <w:tabs>
          <w:tab w:val="num" w:pos="360"/>
        </w:tabs>
        <w:ind w:left="360" w:firstLine="792"/>
      </w:pPr>
      <w:rPr>
        <w:rFonts w:hint="default"/>
        <w:color w:val="000000"/>
        <w:position w:val="0"/>
        <w:sz w:val="20"/>
      </w:rPr>
    </w:lvl>
    <w:lvl w:ilvl="1">
      <w:start w:val="1"/>
      <w:numFmt w:val="lowerLetter"/>
      <w:suff w:val="nothing"/>
      <w:lvlText w:val="%2."/>
      <w:lvlJc w:val="left"/>
      <w:pPr>
        <w:ind w:left="0" w:firstLine="1872"/>
      </w:pPr>
      <w:rPr>
        <w:rFonts w:hint="default"/>
        <w:color w:val="000000"/>
        <w:position w:val="0"/>
        <w:sz w:val="20"/>
      </w:rPr>
    </w:lvl>
    <w:lvl w:ilvl="2">
      <w:start w:val="1"/>
      <w:numFmt w:val="lowerRoman"/>
      <w:suff w:val="nothing"/>
      <w:lvlText w:val="%3."/>
      <w:lvlJc w:val="left"/>
      <w:pPr>
        <w:ind w:left="0" w:firstLine="2592"/>
      </w:pPr>
      <w:rPr>
        <w:rFonts w:hint="default"/>
        <w:color w:val="000000"/>
        <w:position w:val="0"/>
        <w:sz w:val="20"/>
      </w:rPr>
    </w:lvl>
    <w:lvl w:ilvl="3">
      <w:start w:val="1"/>
      <w:numFmt w:val="decimal"/>
      <w:isLgl/>
      <w:suff w:val="nothing"/>
      <w:lvlText w:val="%4."/>
      <w:lvlJc w:val="left"/>
      <w:pPr>
        <w:ind w:left="0" w:firstLine="3312"/>
      </w:pPr>
      <w:rPr>
        <w:rFonts w:hint="default"/>
        <w:color w:val="000000"/>
        <w:position w:val="0"/>
        <w:sz w:val="20"/>
      </w:rPr>
    </w:lvl>
    <w:lvl w:ilvl="4">
      <w:start w:val="1"/>
      <w:numFmt w:val="lowerLetter"/>
      <w:suff w:val="nothing"/>
      <w:lvlText w:val="%5."/>
      <w:lvlJc w:val="left"/>
      <w:pPr>
        <w:ind w:left="0" w:firstLine="4032"/>
      </w:pPr>
      <w:rPr>
        <w:rFonts w:hint="default"/>
        <w:color w:val="000000"/>
        <w:position w:val="0"/>
        <w:sz w:val="20"/>
      </w:rPr>
    </w:lvl>
    <w:lvl w:ilvl="5">
      <w:start w:val="1"/>
      <w:numFmt w:val="lowerRoman"/>
      <w:suff w:val="nothing"/>
      <w:lvlText w:val="%6."/>
      <w:lvlJc w:val="left"/>
      <w:pPr>
        <w:ind w:left="0" w:firstLine="4752"/>
      </w:pPr>
      <w:rPr>
        <w:rFonts w:hint="default"/>
        <w:color w:val="000000"/>
        <w:position w:val="0"/>
        <w:sz w:val="20"/>
      </w:rPr>
    </w:lvl>
    <w:lvl w:ilvl="6">
      <w:start w:val="1"/>
      <w:numFmt w:val="decimal"/>
      <w:isLgl/>
      <w:suff w:val="nothing"/>
      <w:lvlText w:val="%7."/>
      <w:lvlJc w:val="left"/>
      <w:pPr>
        <w:ind w:left="0" w:firstLine="5472"/>
      </w:pPr>
      <w:rPr>
        <w:rFonts w:hint="default"/>
        <w:color w:val="000000"/>
        <w:position w:val="0"/>
        <w:sz w:val="20"/>
      </w:rPr>
    </w:lvl>
    <w:lvl w:ilvl="7">
      <w:start w:val="1"/>
      <w:numFmt w:val="lowerLetter"/>
      <w:suff w:val="nothing"/>
      <w:lvlText w:val="%8."/>
      <w:lvlJc w:val="left"/>
      <w:pPr>
        <w:ind w:left="0" w:firstLine="6192"/>
      </w:pPr>
      <w:rPr>
        <w:rFonts w:hint="default"/>
        <w:color w:val="000000"/>
        <w:position w:val="0"/>
        <w:sz w:val="20"/>
      </w:rPr>
    </w:lvl>
    <w:lvl w:ilvl="8">
      <w:start w:val="1"/>
      <w:numFmt w:val="lowerRoman"/>
      <w:suff w:val="nothing"/>
      <w:lvlText w:val="%9."/>
      <w:lvlJc w:val="left"/>
      <w:pPr>
        <w:ind w:left="0" w:firstLine="6912"/>
      </w:pPr>
      <w:rPr>
        <w:rFonts w:hint="default"/>
        <w:color w:val="000000"/>
        <w:position w:val="0"/>
        <w:sz w:val="20"/>
      </w:rPr>
    </w:lvl>
  </w:abstractNum>
  <w:abstractNum w:abstractNumId="1">
    <w:nsid w:val="00000005"/>
    <w:multiLevelType w:val="multilevel"/>
    <w:tmpl w:val="894EE877"/>
    <w:lvl w:ilvl="0">
      <w:start w:val="3"/>
      <w:numFmt w:val="decimal"/>
      <w:isLgl/>
      <w:suff w:val="nothing"/>
      <w:lvlText w:val="%1"/>
      <w:lvlJc w:val="left"/>
      <w:pPr>
        <w:ind w:left="0" w:firstLine="360"/>
      </w:pPr>
      <w:rPr>
        <w:rFonts w:hint="default"/>
        <w:color w:val="000000"/>
        <w:position w:val="0"/>
        <w:sz w:val="20"/>
      </w:rPr>
    </w:lvl>
    <w:lvl w:ilvl="1">
      <w:start w:val="1"/>
      <w:numFmt w:val="decimal"/>
      <w:isLgl/>
      <w:lvlText w:val="%1.%2"/>
      <w:lvlJc w:val="left"/>
      <w:pPr>
        <w:tabs>
          <w:tab w:val="num" w:pos="494"/>
        </w:tabs>
        <w:ind w:left="494" w:firstLine="0"/>
      </w:pPr>
      <w:rPr>
        <w:rFonts w:hint="default"/>
        <w:color w:val="000000"/>
        <w:position w:val="0"/>
        <w:sz w:val="20"/>
      </w:rPr>
    </w:lvl>
    <w:lvl w:ilvl="2">
      <w:start w:val="1"/>
      <w:numFmt w:val="decimal"/>
      <w:isLgl/>
      <w:suff w:val="nothing"/>
      <w:lvlText w:val="%1.%2.%3"/>
      <w:lvlJc w:val="left"/>
      <w:pPr>
        <w:ind w:left="0" w:firstLine="1080"/>
      </w:pPr>
      <w:rPr>
        <w:rFonts w:hint="default"/>
        <w:color w:val="000000"/>
        <w:position w:val="0"/>
        <w:sz w:val="20"/>
      </w:rPr>
    </w:lvl>
    <w:lvl w:ilvl="3">
      <w:start w:val="1"/>
      <w:numFmt w:val="decimal"/>
      <w:isLgl/>
      <w:suff w:val="nothing"/>
      <w:lvlText w:val="%1.%2.%3.%4"/>
      <w:lvlJc w:val="left"/>
      <w:pPr>
        <w:ind w:left="0" w:firstLine="1440"/>
      </w:pPr>
      <w:rPr>
        <w:rFonts w:hint="default"/>
        <w:color w:val="000000"/>
        <w:position w:val="0"/>
        <w:sz w:val="20"/>
      </w:rPr>
    </w:lvl>
    <w:lvl w:ilvl="4">
      <w:start w:val="1"/>
      <w:numFmt w:val="decimal"/>
      <w:isLgl/>
      <w:suff w:val="nothing"/>
      <w:lvlText w:val="%1.%2.%3.%4.%5"/>
      <w:lvlJc w:val="left"/>
      <w:pPr>
        <w:ind w:left="0" w:firstLine="1800"/>
      </w:pPr>
      <w:rPr>
        <w:rFonts w:hint="default"/>
        <w:color w:val="000000"/>
        <w:position w:val="0"/>
        <w:sz w:val="20"/>
      </w:rPr>
    </w:lvl>
    <w:lvl w:ilvl="5">
      <w:start w:val="1"/>
      <w:numFmt w:val="decimal"/>
      <w:isLgl/>
      <w:suff w:val="nothing"/>
      <w:lvlText w:val="%1.%2.%3.%4.%5.%6"/>
      <w:lvlJc w:val="left"/>
      <w:pPr>
        <w:ind w:left="0" w:firstLine="2160"/>
      </w:pPr>
      <w:rPr>
        <w:rFonts w:hint="default"/>
        <w:color w:val="000000"/>
        <w:position w:val="0"/>
        <w:sz w:val="20"/>
      </w:rPr>
    </w:lvl>
    <w:lvl w:ilvl="6">
      <w:start w:val="1"/>
      <w:numFmt w:val="decimal"/>
      <w:isLgl/>
      <w:suff w:val="nothing"/>
      <w:lvlText w:val="%7."/>
      <w:lvlJc w:val="left"/>
      <w:pPr>
        <w:ind w:left="0" w:firstLine="2520"/>
      </w:pPr>
      <w:rPr>
        <w:rFonts w:hint="default"/>
        <w:color w:val="000000"/>
        <w:position w:val="0"/>
        <w:sz w:val="20"/>
      </w:rPr>
    </w:lvl>
    <w:lvl w:ilvl="7">
      <w:start w:val="1"/>
      <w:numFmt w:val="lowerLetter"/>
      <w:suff w:val="nothing"/>
      <w:lvlText w:val="%8."/>
      <w:lvlJc w:val="left"/>
      <w:pPr>
        <w:ind w:left="0" w:firstLine="2880"/>
      </w:pPr>
      <w:rPr>
        <w:rFonts w:hint="default"/>
        <w:color w:val="000000"/>
        <w:position w:val="0"/>
        <w:sz w:val="20"/>
      </w:rPr>
    </w:lvl>
    <w:lvl w:ilvl="8">
      <w:start w:val="1"/>
      <w:numFmt w:val="lowerRoman"/>
      <w:suff w:val="nothing"/>
      <w:lvlText w:val="%9."/>
      <w:lvlJc w:val="left"/>
      <w:pPr>
        <w:ind w:left="0" w:firstLine="0"/>
      </w:pPr>
      <w:rPr>
        <w:rFonts w:hint="default"/>
        <w:color w:val="000000"/>
        <w:position w:val="0"/>
        <w:sz w:val="20"/>
      </w:rPr>
    </w:lvl>
  </w:abstractNum>
  <w:abstractNum w:abstractNumId="2">
    <w:nsid w:val="00000006"/>
    <w:multiLevelType w:val="multilevel"/>
    <w:tmpl w:val="894EE878"/>
    <w:lvl w:ilvl="0">
      <w:start w:val="4"/>
      <w:numFmt w:val="decimal"/>
      <w:isLgl/>
      <w:lvlText w:val="%1"/>
      <w:lvlJc w:val="left"/>
      <w:pPr>
        <w:tabs>
          <w:tab w:val="num" w:pos="360"/>
        </w:tabs>
        <w:ind w:left="360" w:firstLine="0"/>
      </w:pPr>
      <w:rPr>
        <w:rFonts w:hint="default"/>
        <w:color w:val="000000"/>
        <w:position w:val="0"/>
        <w:sz w:val="20"/>
      </w:rPr>
    </w:lvl>
    <w:lvl w:ilvl="1">
      <w:start w:val="1"/>
      <w:numFmt w:val="decimal"/>
      <w:isLgl/>
      <w:suff w:val="nothing"/>
      <w:lvlText w:val="%1.%2"/>
      <w:lvlJc w:val="left"/>
      <w:pPr>
        <w:ind w:left="0" w:firstLine="720"/>
      </w:pPr>
      <w:rPr>
        <w:rFonts w:hint="default"/>
        <w:color w:val="000000"/>
        <w:position w:val="0"/>
        <w:sz w:val="20"/>
      </w:rPr>
    </w:lvl>
    <w:lvl w:ilvl="2">
      <w:start w:val="1"/>
      <w:numFmt w:val="decimal"/>
      <w:isLgl/>
      <w:suff w:val="nothing"/>
      <w:lvlText w:val="%1.%2.%3"/>
      <w:lvlJc w:val="left"/>
      <w:pPr>
        <w:ind w:left="0" w:firstLine="1080"/>
      </w:pPr>
      <w:rPr>
        <w:rFonts w:hint="default"/>
        <w:color w:val="000000"/>
        <w:position w:val="0"/>
        <w:sz w:val="20"/>
      </w:rPr>
    </w:lvl>
    <w:lvl w:ilvl="3">
      <w:start w:val="1"/>
      <w:numFmt w:val="decimal"/>
      <w:isLgl/>
      <w:suff w:val="nothing"/>
      <w:lvlText w:val="%1.%2.%3.%4"/>
      <w:lvlJc w:val="left"/>
      <w:pPr>
        <w:ind w:left="0" w:firstLine="1440"/>
      </w:pPr>
      <w:rPr>
        <w:rFonts w:hint="default"/>
        <w:color w:val="000000"/>
        <w:position w:val="0"/>
        <w:sz w:val="20"/>
      </w:rPr>
    </w:lvl>
    <w:lvl w:ilvl="4">
      <w:start w:val="1"/>
      <w:numFmt w:val="decimal"/>
      <w:isLgl/>
      <w:suff w:val="nothing"/>
      <w:lvlText w:val="%1.%2.%3.%4.%5"/>
      <w:lvlJc w:val="left"/>
      <w:pPr>
        <w:ind w:left="0" w:firstLine="1800"/>
      </w:pPr>
      <w:rPr>
        <w:rFonts w:hint="default"/>
        <w:color w:val="000000"/>
        <w:position w:val="0"/>
        <w:sz w:val="20"/>
      </w:rPr>
    </w:lvl>
    <w:lvl w:ilvl="5">
      <w:start w:val="1"/>
      <w:numFmt w:val="decimal"/>
      <w:isLgl/>
      <w:suff w:val="nothing"/>
      <w:lvlText w:val="%1.%2.%3.%4.%5.%6"/>
      <w:lvlJc w:val="left"/>
      <w:pPr>
        <w:ind w:left="0" w:firstLine="2160"/>
      </w:pPr>
      <w:rPr>
        <w:rFonts w:hint="default"/>
        <w:color w:val="000000"/>
        <w:position w:val="0"/>
        <w:sz w:val="20"/>
      </w:rPr>
    </w:lvl>
    <w:lvl w:ilvl="6">
      <w:start w:val="1"/>
      <w:numFmt w:val="decimal"/>
      <w:isLgl/>
      <w:suff w:val="nothing"/>
      <w:lvlText w:val="%7."/>
      <w:lvlJc w:val="left"/>
      <w:pPr>
        <w:ind w:left="0" w:firstLine="2520"/>
      </w:pPr>
      <w:rPr>
        <w:rFonts w:hint="default"/>
        <w:color w:val="000000"/>
        <w:position w:val="0"/>
        <w:sz w:val="20"/>
      </w:rPr>
    </w:lvl>
    <w:lvl w:ilvl="7">
      <w:start w:val="1"/>
      <w:numFmt w:val="lowerLetter"/>
      <w:suff w:val="nothing"/>
      <w:lvlText w:val="%8."/>
      <w:lvlJc w:val="left"/>
      <w:pPr>
        <w:ind w:left="0" w:firstLine="2880"/>
      </w:pPr>
      <w:rPr>
        <w:rFonts w:hint="default"/>
        <w:color w:val="000000"/>
        <w:position w:val="0"/>
        <w:sz w:val="20"/>
      </w:rPr>
    </w:lvl>
    <w:lvl w:ilvl="8">
      <w:start w:val="1"/>
      <w:numFmt w:val="lowerRoman"/>
      <w:suff w:val="nothing"/>
      <w:lvlText w:val="%9."/>
      <w:lvlJc w:val="left"/>
      <w:pPr>
        <w:ind w:left="0" w:firstLine="0"/>
      </w:pPr>
      <w:rPr>
        <w:rFonts w:hint="default"/>
        <w:color w:val="000000"/>
        <w:position w:val="0"/>
        <w:sz w:val="20"/>
      </w:rPr>
    </w:lvl>
  </w:abstractNum>
  <w:abstractNum w:abstractNumId="3">
    <w:nsid w:val="04153674"/>
    <w:multiLevelType w:val="multilevel"/>
    <w:tmpl w:val="1BBA2B8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F5167B"/>
    <w:multiLevelType w:val="hybridMultilevel"/>
    <w:tmpl w:val="A4F834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622712"/>
    <w:multiLevelType w:val="hybridMultilevel"/>
    <w:tmpl w:val="32B47B68"/>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7">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8">
    <w:nsid w:val="283543C9"/>
    <w:multiLevelType w:val="hybridMultilevel"/>
    <w:tmpl w:val="568A45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BB42905"/>
    <w:multiLevelType w:val="hybridMultilevel"/>
    <w:tmpl w:val="DF4A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BA2C56"/>
    <w:multiLevelType w:val="multilevel"/>
    <w:tmpl w:val="7FFC5B1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4C3840BB"/>
    <w:multiLevelType w:val="hybridMultilevel"/>
    <w:tmpl w:val="FC447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665137"/>
    <w:multiLevelType w:val="multilevel"/>
    <w:tmpl w:val="E87EA842"/>
    <w:lvl w:ilvl="0">
      <w:start w:val="3"/>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3">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3"/>
  </w:num>
  <w:num w:numId="2">
    <w:abstractNumId w:val="3"/>
  </w:num>
  <w:num w:numId="3">
    <w:abstractNumId w:val="7"/>
  </w:num>
  <w:num w:numId="4">
    <w:abstractNumId w:val="4"/>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10"/>
  </w:num>
  <w:num w:numId="21">
    <w:abstractNumId w:val="12"/>
  </w:num>
  <w:num w:numId="22">
    <w:abstractNumId w:val="0"/>
  </w:num>
  <w:num w:numId="23">
    <w:abstractNumId w:val="3"/>
  </w:num>
  <w:num w:numId="24">
    <w:abstractNumId w:val="3"/>
  </w:num>
  <w:num w:numId="25">
    <w:abstractNumId w:val="3"/>
  </w:num>
  <w:num w:numId="26">
    <w:abstractNumId w:val="3"/>
  </w:num>
  <w:num w:numId="27">
    <w:abstractNumId w:val="1"/>
  </w:num>
  <w:num w:numId="28">
    <w:abstractNumId w:val="3"/>
  </w:num>
  <w:num w:numId="29">
    <w:abstractNumId w:val="3"/>
  </w:num>
  <w:num w:numId="30">
    <w:abstractNumId w:val="3"/>
  </w:num>
  <w:num w:numId="31">
    <w:abstractNumId w:val="2"/>
  </w:num>
  <w:num w:numId="32">
    <w:abstractNumId w:val="3"/>
  </w:num>
  <w:num w:numId="33">
    <w:abstractNumId w:val="8"/>
  </w:num>
  <w:num w:numId="34">
    <w:abstractNumId w:val="6"/>
  </w:num>
  <w:num w:numId="35">
    <w:abstractNumId w:val="5"/>
  </w:num>
  <w:num w:numId="36">
    <w:abstractNumId w:val="9"/>
  </w:num>
  <w:num w:numId="3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linkStyle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2254"/>
    <w:rsid w:val="000035D0"/>
    <w:rsid w:val="00005358"/>
    <w:rsid w:val="0000574E"/>
    <w:rsid w:val="00005E83"/>
    <w:rsid w:val="00005F6A"/>
    <w:rsid w:val="000061AD"/>
    <w:rsid w:val="0001386D"/>
    <w:rsid w:val="00013D04"/>
    <w:rsid w:val="00015BBE"/>
    <w:rsid w:val="00015C75"/>
    <w:rsid w:val="000176F2"/>
    <w:rsid w:val="00020471"/>
    <w:rsid w:val="000207EA"/>
    <w:rsid w:val="0002149D"/>
    <w:rsid w:val="0002221F"/>
    <w:rsid w:val="00023D0E"/>
    <w:rsid w:val="00024BC4"/>
    <w:rsid w:val="0002529F"/>
    <w:rsid w:val="000252F0"/>
    <w:rsid w:val="00025FA9"/>
    <w:rsid w:val="000262F7"/>
    <w:rsid w:val="00026D70"/>
    <w:rsid w:val="00031054"/>
    <w:rsid w:val="0003188A"/>
    <w:rsid w:val="0003476F"/>
    <w:rsid w:val="00035614"/>
    <w:rsid w:val="00036AB0"/>
    <w:rsid w:val="00040E64"/>
    <w:rsid w:val="00041C1A"/>
    <w:rsid w:val="000420CF"/>
    <w:rsid w:val="000434C7"/>
    <w:rsid w:val="00043B88"/>
    <w:rsid w:val="00044632"/>
    <w:rsid w:val="00044B43"/>
    <w:rsid w:val="00051121"/>
    <w:rsid w:val="00051A6D"/>
    <w:rsid w:val="00055BDC"/>
    <w:rsid w:val="00056C33"/>
    <w:rsid w:val="00056DD4"/>
    <w:rsid w:val="00061019"/>
    <w:rsid w:val="00061133"/>
    <w:rsid w:val="0006208F"/>
    <w:rsid w:val="00065862"/>
    <w:rsid w:val="00065EF2"/>
    <w:rsid w:val="00067A19"/>
    <w:rsid w:val="00070F06"/>
    <w:rsid w:val="00075F84"/>
    <w:rsid w:val="00080F87"/>
    <w:rsid w:val="00081BF8"/>
    <w:rsid w:val="00082AF4"/>
    <w:rsid w:val="00083C7C"/>
    <w:rsid w:val="00086B90"/>
    <w:rsid w:val="000871F1"/>
    <w:rsid w:val="00094BA7"/>
    <w:rsid w:val="0009592E"/>
    <w:rsid w:val="00095F6B"/>
    <w:rsid w:val="0009736D"/>
    <w:rsid w:val="000A673C"/>
    <w:rsid w:val="000A74D3"/>
    <w:rsid w:val="000A7555"/>
    <w:rsid w:val="000B1DF3"/>
    <w:rsid w:val="000B3AAD"/>
    <w:rsid w:val="000B4FD2"/>
    <w:rsid w:val="000C175D"/>
    <w:rsid w:val="000C183F"/>
    <w:rsid w:val="000C2090"/>
    <w:rsid w:val="000C32DF"/>
    <w:rsid w:val="000C341B"/>
    <w:rsid w:val="000C35CF"/>
    <w:rsid w:val="000C5BD5"/>
    <w:rsid w:val="000C6F90"/>
    <w:rsid w:val="000C7048"/>
    <w:rsid w:val="000C72FD"/>
    <w:rsid w:val="000C75FD"/>
    <w:rsid w:val="000E0300"/>
    <w:rsid w:val="000E0DF6"/>
    <w:rsid w:val="000E41AC"/>
    <w:rsid w:val="000E4987"/>
    <w:rsid w:val="000E5C42"/>
    <w:rsid w:val="000E76E8"/>
    <w:rsid w:val="000F0E2C"/>
    <w:rsid w:val="000F1037"/>
    <w:rsid w:val="000F731A"/>
    <w:rsid w:val="000F7C37"/>
    <w:rsid w:val="00100134"/>
    <w:rsid w:val="001038C5"/>
    <w:rsid w:val="00105793"/>
    <w:rsid w:val="001063B0"/>
    <w:rsid w:val="00106E44"/>
    <w:rsid w:val="00111370"/>
    <w:rsid w:val="00111D21"/>
    <w:rsid w:val="00114218"/>
    <w:rsid w:val="001151B7"/>
    <w:rsid w:val="00115B33"/>
    <w:rsid w:val="00116978"/>
    <w:rsid w:val="00116A36"/>
    <w:rsid w:val="00120C4E"/>
    <w:rsid w:val="001219C6"/>
    <w:rsid w:val="00121A0D"/>
    <w:rsid w:val="00122CFA"/>
    <w:rsid w:val="001255A3"/>
    <w:rsid w:val="0012635B"/>
    <w:rsid w:val="00132322"/>
    <w:rsid w:val="00132B29"/>
    <w:rsid w:val="00133DF4"/>
    <w:rsid w:val="001358B2"/>
    <w:rsid w:val="00136D45"/>
    <w:rsid w:val="00137D17"/>
    <w:rsid w:val="00141EEB"/>
    <w:rsid w:val="00144B81"/>
    <w:rsid w:val="00145713"/>
    <w:rsid w:val="00146A86"/>
    <w:rsid w:val="0016086A"/>
    <w:rsid w:val="00160FC0"/>
    <w:rsid w:val="00161DF9"/>
    <w:rsid w:val="00163F58"/>
    <w:rsid w:val="00164E5C"/>
    <w:rsid w:val="00167B44"/>
    <w:rsid w:val="001721DC"/>
    <w:rsid w:val="00172254"/>
    <w:rsid w:val="00172B76"/>
    <w:rsid w:val="00174939"/>
    <w:rsid w:val="00174DA9"/>
    <w:rsid w:val="00181A6E"/>
    <w:rsid w:val="001838AA"/>
    <w:rsid w:val="00183CF0"/>
    <w:rsid w:val="001843F0"/>
    <w:rsid w:val="00185B5A"/>
    <w:rsid w:val="00187768"/>
    <w:rsid w:val="00187A6B"/>
    <w:rsid w:val="00187B43"/>
    <w:rsid w:val="00195631"/>
    <w:rsid w:val="00195AC5"/>
    <w:rsid w:val="00196EEB"/>
    <w:rsid w:val="00197774"/>
    <w:rsid w:val="001A1127"/>
    <w:rsid w:val="001A4A23"/>
    <w:rsid w:val="001A5DE0"/>
    <w:rsid w:val="001A6050"/>
    <w:rsid w:val="001A61E4"/>
    <w:rsid w:val="001B1143"/>
    <w:rsid w:val="001B2100"/>
    <w:rsid w:val="001B2563"/>
    <w:rsid w:val="001B315C"/>
    <w:rsid w:val="001B5189"/>
    <w:rsid w:val="001B5CDA"/>
    <w:rsid w:val="001C05E4"/>
    <w:rsid w:val="001C1EEC"/>
    <w:rsid w:val="001C422C"/>
    <w:rsid w:val="001C5850"/>
    <w:rsid w:val="001C7DE9"/>
    <w:rsid w:val="001C7EBE"/>
    <w:rsid w:val="001D641E"/>
    <w:rsid w:val="001D76A6"/>
    <w:rsid w:val="001D771A"/>
    <w:rsid w:val="001E50C5"/>
    <w:rsid w:val="001E6C78"/>
    <w:rsid w:val="001F128C"/>
    <w:rsid w:val="001F1331"/>
    <w:rsid w:val="001F1A94"/>
    <w:rsid w:val="001F2941"/>
    <w:rsid w:val="001F3168"/>
    <w:rsid w:val="001F4DFF"/>
    <w:rsid w:val="001F5341"/>
    <w:rsid w:val="001F7541"/>
    <w:rsid w:val="001F7B2F"/>
    <w:rsid w:val="00202407"/>
    <w:rsid w:val="00205F2F"/>
    <w:rsid w:val="00206E5D"/>
    <w:rsid w:val="00207177"/>
    <w:rsid w:val="0021119E"/>
    <w:rsid w:val="0021561C"/>
    <w:rsid w:val="00215CA5"/>
    <w:rsid w:val="00217ABA"/>
    <w:rsid w:val="00220E1F"/>
    <w:rsid w:val="0022392F"/>
    <w:rsid w:val="00223AE2"/>
    <w:rsid w:val="00224311"/>
    <w:rsid w:val="00225152"/>
    <w:rsid w:val="00226E74"/>
    <w:rsid w:val="00226F9D"/>
    <w:rsid w:val="00230EE8"/>
    <w:rsid w:val="002312A1"/>
    <w:rsid w:val="00234E19"/>
    <w:rsid w:val="00234FAF"/>
    <w:rsid w:val="002377E6"/>
    <w:rsid w:val="00237C98"/>
    <w:rsid w:val="00237DB4"/>
    <w:rsid w:val="0024031E"/>
    <w:rsid w:val="00242549"/>
    <w:rsid w:val="00246AE0"/>
    <w:rsid w:val="002470AA"/>
    <w:rsid w:val="00247A0C"/>
    <w:rsid w:val="002510E5"/>
    <w:rsid w:val="00251ACB"/>
    <w:rsid w:val="00253197"/>
    <w:rsid w:val="002562DF"/>
    <w:rsid w:val="00257A83"/>
    <w:rsid w:val="00265E16"/>
    <w:rsid w:val="0026762E"/>
    <w:rsid w:val="00271ED5"/>
    <w:rsid w:val="00272A30"/>
    <w:rsid w:val="00276B33"/>
    <w:rsid w:val="00276E49"/>
    <w:rsid w:val="00277BDF"/>
    <w:rsid w:val="002819A1"/>
    <w:rsid w:val="002837F4"/>
    <w:rsid w:val="00284755"/>
    <w:rsid w:val="002848D0"/>
    <w:rsid w:val="00287128"/>
    <w:rsid w:val="0029061A"/>
    <w:rsid w:val="00290919"/>
    <w:rsid w:val="0029187E"/>
    <w:rsid w:val="00291D36"/>
    <w:rsid w:val="00292434"/>
    <w:rsid w:val="002B2B26"/>
    <w:rsid w:val="002B2B6C"/>
    <w:rsid w:val="002B5D09"/>
    <w:rsid w:val="002B67FA"/>
    <w:rsid w:val="002C0D7B"/>
    <w:rsid w:val="002C170A"/>
    <w:rsid w:val="002C33A9"/>
    <w:rsid w:val="002C3B55"/>
    <w:rsid w:val="002C50C7"/>
    <w:rsid w:val="002C53A9"/>
    <w:rsid w:val="002C61B2"/>
    <w:rsid w:val="002C7385"/>
    <w:rsid w:val="002D0E6E"/>
    <w:rsid w:val="002D2CE1"/>
    <w:rsid w:val="002D32BA"/>
    <w:rsid w:val="002D53A7"/>
    <w:rsid w:val="002D572D"/>
    <w:rsid w:val="002D5912"/>
    <w:rsid w:val="002D7471"/>
    <w:rsid w:val="002E7B12"/>
    <w:rsid w:val="002F1011"/>
    <w:rsid w:val="002F3171"/>
    <w:rsid w:val="002F3C6E"/>
    <w:rsid w:val="002F4060"/>
    <w:rsid w:val="002F4683"/>
    <w:rsid w:val="002F49F5"/>
    <w:rsid w:val="002F61E9"/>
    <w:rsid w:val="002F7D7C"/>
    <w:rsid w:val="00300780"/>
    <w:rsid w:val="00301502"/>
    <w:rsid w:val="00301C9E"/>
    <w:rsid w:val="00304871"/>
    <w:rsid w:val="003100DE"/>
    <w:rsid w:val="003104E9"/>
    <w:rsid w:val="003126E4"/>
    <w:rsid w:val="00312A52"/>
    <w:rsid w:val="003145AA"/>
    <w:rsid w:val="00315A34"/>
    <w:rsid w:val="003160BC"/>
    <w:rsid w:val="00317D76"/>
    <w:rsid w:val="00320BAC"/>
    <w:rsid w:val="00321D2B"/>
    <w:rsid w:val="0032481D"/>
    <w:rsid w:val="003328DF"/>
    <w:rsid w:val="00332B60"/>
    <w:rsid w:val="00335425"/>
    <w:rsid w:val="00340E09"/>
    <w:rsid w:val="0034178F"/>
    <w:rsid w:val="00342CF4"/>
    <w:rsid w:val="00347D1F"/>
    <w:rsid w:val="00350C99"/>
    <w:rsid w:val="00350F27"/>
    <w:rsid w:val="0035296F"/>
    <w:rsid w:val="0035449F"/>
    <w:rsid w:val="003548D1"/>
    <w:rsid w:val="00355A3D"/>
    <w:rsid w:val="00360654"/>
    <w:rsid w:val="00360D44"/>
    <w:rsid w:val="00360F61"/>
    <w:rsid w:val="0037364A"/>
    <w:rsid w:val="0037372C"/>
    <w:rsid w:val="003740C4"/>
    <w:rsid w:val="003767B6"/>
    <w:rsid w:val="00376FFF"/>
    <w:rsid w:val="00377F41"/>
    <w:rsid w:val="003808D0"/>
    <w:rsid w:val="00380B00"/>
    <w:rsid w:val="003817FA"/>
    <w:rsid w:val="00384D20"/>
    <w:rsid w:val="003860E4"/>
    <w:rsid w:val="0039113B"/>
    <w:rsid w:val="00391FC3"/>
    <w:rsid w:val="00393203"/>
    <w:rsid w:val="0039372A"/>
    <w:rsid w:val="00394256"/>
    <w:rsid w:val="00395ED9"/>
    <w:rsid w:val="0039609A"/>
    <w:rsid w:val="0039730D"/>
    <w:rsid w:val="003A2B38"/>
    <w:rsid w:val="003A5FC4"/>
    <w:rsid w:val="003A66B4"/>
    <w:rsid w:val="003A7F90"/>
    <w:rsid w:val="003B2297"/>
    <w:rsid w:val="003B406E"/>
    <w:rsid w:val="003B481C"/>
    <w:rsid w:val="003B4C31"/>
    <w:rsid w:val="003B5B0B"/>
    <w:rsid w:val="003B665E"/>
    <w:rsid w:val="003B6C15"/>
    <w:rsid w:val="003C05D1"/>
    <w:rsid w:val="003C1C01"/>
    <w:rsid w:val="003C39BE"/>
    <w:rsid w:val="003C3CDD"/>
    <w:rsid w:val="003C443B"/>
    <w:rsid w:val="003C47C1"/>
    <w:rsid w:val="003C487E"/>
    <w:rsid w:val="003C4D64"/>
    <w:rsid w:val="003C56CE"/>
    <w:rsid w:val="003C614E"/>
    <w:rsid w:val="003C62A2"/>
    <w:rsid w:val="003C7C80"/>
    <w:rsid w:val="003D360C"/>
    <w:rsid w:val="003D3851"/>
    <w:rsid w:val="003E0A63"/>
    <w:rsid w:val="003E170F"/>
    <w:rsid w:val="003E2FFF"/>
    <w:rsid w:val="003E57C4"/>
    <w:rsid w:val="003E57D6"/>
    <w:rsid w:val="003E7F1E"/>
    <w:rsid w:val="003F063D"/>
    <w:rsid w:val="003F3095"/>
    <w:rsid w:val="003F54F9"/>
    <w:rsid w:val="003F5822"/>
    <w:rsid w:val="003F5CF2"/>
    <w:rsid w:val="003F6C7C"/>
    <w:rsid w:val="003F76B8"/>
    <w:rsid w:val="00403255"/>
    <w:rsid w:val="0040352C"/>
    <w:rsid w:val="00403B10"/>
    <w:rsid w:val="00404C14"/>
    <w:rsid w:val="0040595E"/>
    <w:rsid w:val="00413580"/>
    <w:rsid w:val="00413F7A"/>
    <w:rsid w:val="004156FB"/>
    <w:rsid w:val="00415DC9"/>
    <w:rsid w:val="00417B7F"/>
    <w:rsid w:val="00420336"/>
    <w:rsid w:val="004250E7"/>
    <w:rsid w:val="004263CB"/>
    <w:rsid w:val="00430B37"/>
    <w:rsid w:val="00437CE8"/>
    <w:rsid w:val="00446011"/>
    <w:rsid w:val="00453E62"/>
    <w:rsid w:val="00454246"/>
    <w:rsid w:val="0045467E"/>
    <w:rsid w:val="004625EE"/>
    <w:rsid w:val="004712E8"/>
    <w:rsid w:val="00471EC5"/>
    <w:rsid w:val="00472B26"/>
    <w:rsid w:val="00473E21"/>
    <w:rsid w:val="00474983"/>
    <w:rsid w:val="0047555B"/>
    <w:rsid w:val="0048102A"/>
    <w:rsid w:val="0048405C"/>
    <w:rsid w:val="004852F2"/>
    <w:rsid w:val="00485734"/>
    <w:rsid w:val="00486F71"/>
    <w:rsid w:val="00494632"/>
    <w:rsid w:val="00494C4C"/>
    <w:rsid w:val="00496A96"/>
    <w:rsid w:val="004A00C6"/>
    <w:rsid w:val="004A0FC2"/>
    <w:rsid w:val="004A4385"/>
    <w:rsid w:val="004A51F4"/>
    <w:rsid w:val="004A7D8D"/>
    <w:rsid w:val="004B3A0A"/>
    <w:rsid w:val="004B5F9D"/>
    <w:rsid w:val="004B7427"/>
    <w:rsid w:val="004C160B"/>
    <w:rsid w:val="004C7069"/>
    <w:rsid w:val="004C7233"/>
    <w:rsid w:val="004D192C"/>
    <w:rsid w:val="004D1968"/>
    <w:rsid w:val="004D196E"/>
    <w:rsid w:val="004D66DF"/>
    <w:rsid w:val="004E3241"/>
    <w:rsid w:val="004E5759"/>
    <w:rsid w:val="004E6F3B"/>
    <w:rsid w:val="004F07B3"/>
    <w:rsid w:val="004F2919"/>
    <w:rsid w:val="004F3EB4"/>
    <w:rsid w:val="004F4F05"/>
    <w:rsid w:val="004F6EF3"/>
    <w:rsid w:val="0050126B"/>
    <w:rsid w:val="00501FB8"/>
    <w:rsid w:val="00503111"/>
    <w:rsid w:val="0050311B"/>
    <w:rsid w:val="00503965"/>
    <w:rsid w:val="00513388"/>
    <w:rsid w:val="00515713"/>
    <w:rsid w:val="0052329C"/>
    <w:rsid w:val="005260A3"/>
    <w:rsid w:val="005267D5"/>
    <w:rsid w:val="00531ABC"/>
    <w:rsid w:val="0053264A"/>
    <w:rsid w:val="00532CAF"/>
    <w:rsid w:val="00535AB4"/>
    <w:rsid w:val="00537549"/>
    <w:rsid w:val="00540C85"/>
    <w:rsid w:val="005418C7"/>
    <w:rsid w:val="005439D9"/>
    <w:rsid w:val="0054423B"/>
    <w:rsid w:val="00544380"/>
    <w:rsid w:val="00545243"/>
    <w:rsid w:val="005515A1"/>
    <w:rsid w:val="00554DFF"/>
    <w:rsid w:val="00555A7D"/>
    <w:rsid w:val="00557321"/>
    <w:rsid w:val="00561D53"/>
    <w:rsid w:val="00564F9C"/>
    <w:rsid w:val="0056560D"/>
    <w:rsid w:val="00566527"/>
    <w:rsid w:val="00566865"/>
    <w:rsid w:val="00567FD7"/>
    <w:rsid w:val="0057000E"/>
    <w:rsid w:val="00571199"/>
    <w:rsid w:val="005733BE"/>
    <w:rsid w:val="00575437"/>
    <w:rsid w:val="005755B4"/>
    <w:rsid w:val="00580550"/>
    <w:rsid w:val="0058330B"/>
    <w:rsid w:val="00583E30"/>
    <w:rsid w:val="00585B43"/>
    <w:rsid w:val="00586B52"/>
    <w:rsid w:val="00592E5A"/>
    <w:rsid w:val="00593296"/>
    <w:rsid w:val="0059561B"/>
    <w:rsid w:val="005960EB"/>
    <w:rsid w:val="005963F1"/>
    <w:rsid w:val="005967B3"/>
    <w:rsid w:val="005A1904"/>
    <w:rsid w:val="005A24FD"/>
    <w:rsid w:val="005A39D3"/>
    <w:rsid w:val="005A4B08"/>
    <w:rsid w:val="005A5D20"/>
    <w:rsid w:val="005A7DDE"/>
    <w:rsid w:val="005B1098"/>
    <w:rsid w:val="005B49AB"/>
    <w:rsid w:val="005B6CCD"/>
    <w:rsid w:val="005C0B8E"/>
    <w:rsid w:val="005C4724"/>
    <w:rsid w:val="005C6833"/>
    <w:rsid w:val="005C6C9B"/>
    <w:rsid w:val="005D406D"/>
    <w:rsid w:val="005D5652"/>
    <w:rsid w:val="005D6071"/>
    <w:rsid w:val="005D6EA5"/>
    <w:rsid w:val="005E0B12"/>
    <w:rsid w:val="005E0D7F"/>
    <w:rsid w:val="005E386B"/>
    <w:rsid w:val="005E3BC4"/>
    <w:rsid w:val="005E63FC"/>
    <w:rsid w:val="005F1840"/>
    <w:rsid w:val="005F3186"/>
    <w:rsid w:val="005F3A42"/>
    <w:rsid w:val="005F4945"/>
    <w:rsid w:val="005F4C18"/>
    <w:rsid w:val="005F4D85"/>
    <w:rsid w:val="005F4F98"/>
    <w:rsid w:val="005F5A30"/>
    <w:rsid w:val="00601B36"/>
    <w:rsid w:val="00602708"/>
    <w:rsid w:val="00602CEE"/>
    <w:rsid w:val="00602F61"/>
    <w:rsid w:val="00604578"/>
    <w:rsid w:val="00605978"/>
    <w:rsid w:val="00607EDF"/>
    <w:rsid w:val="00613590"/>
    <w:rsid w:val="00614A90"/>
    <w:rsid w:val="00623ABF"/>
    <w:rsid w:val="00624C6E"/>
    <w:rsid w:val="006307DB"/>
    <w:rsid w:val="00630F0A"/>
    <w:rsid w:val="0063497A"/>
    <w:rsid w:val="006355DB"/>
    <w:rsid w:val="00640A54"/>
    <w:rsid w:val="00640F8C"/>
    <w:rsid w:val="0064276B"/>
    <w:rsid w:val="00642B3C"/>
    <w:rsid w:val="006430F1"/>
    <w:rsid w:val="0064388D"/>
    <w:rsid w:val="0064511B"/>
    <w:rsid w:val="0064607F"/>
    <w:rsid w:val="00646315"/>
    <w:rsid w:val="00650DEE"/>
    <w:rsid w:val="00652DDF"/>
    <w:rsid w:val="00652E2B"/>
    <w:rsid w:val="006533F7"/>
    <w:rsid w:val="00655275"/>
    <w:rsid w:val="006578E6"/>
    <w:rsid w:val="006628CE"/>
    <w:rsid w:val="00664713"/>
    <w:rsid w:val="00665E24"/>
    <w:rsid w:val="006716F6"/>
    <w:rsid w:val="00675093"/>
    <w:rsid w:val="00675506"/>
    <w:rsid w:val="00675F3F"/>
    <w:rsid w:val="00676069"/>
    <w:rsid w:val="00676390"/>
    <w:rsid w:val="006804E9"/>
    <w:rsid w:val="00681359"/>
    <w:rsid w:val="00682F30"/>
    <w:rsid w:val="006856D8"/>
    <w:rsid w:val="00691CEE"/>
    <w:rsid w:val="006932DA"/>
    <w:rsid w:val="00694A9F"/>
    <w:rsid w:val="00695ECF"/>
    <w:rsid w:val="00696391"/>
    <w:rsid w:val="00696C1B"/>
    <w:rsid w:val="00697716"/>
    <w:rsid w:val="006A076D"/>
    <w:rsid w:val="006A0E24"/>
    <w:rsid w:val="006A1357"/>
    <w:rsid w:val="006A1AC2"/>
    <w:rsid w:val="006A20F2"/>
    <w:rsid w:val="006A26C4"/>
    <w:rsid w:val="006A76E7"/>
    <w:rsid w:val="006B4A6C"/>
    <w:rsid w:val="006B64C7"/>
    <w:rsid w:val="006B7CA2"/>
    <w:rsid w:val="006C1617"/>
    <w:rsid w:val="006D06A0"/>
    <w:rsid w:val="006D18C1"/>
    <w:rsid w:val="006D1EDF"/>
    <w:rsid w:val="006D2E1D"/>
    <w:rsid w:val="006D63DC"/>
    <w:rsid w:val="006E2273"/>
    <w:rsid w:val="006E273F"/>
    <w:rsid w:val="006E35BE"/>
    <w:rsid w:val="006E4417"/>
    <w:rsid w:val="006E4C43"/>
    <w:rsid w:val="006F03AD"/>
    <w:rsid w:val="006F2524"/>
    <w:rsid w:val="006F36BF"/>
    <w:rsid w:val="006F62CF"/>
    <w:rsid w:val="00700499"/>
    <w:rsid w:val="007004F7"/>
    <w:rsid w:val="007021F4"/>
    <w:rsid w:val="007078E0"/>
    <w:rsid w:val="007102CC"/>
    <w:rsid w:val="007124E0"/>
    <w:rsid w:val="00713E48"/>
    <w:rsid w:val="00714C21"/>
    <w:rsid w:val="00716A5E"/>
    <w:rsid w:val="0071753B"/>
    <w:rsid w:val="0072059D"/>
    <w:rsid w:val="007232B0"/>
    <w:rsid w:val="00724739"/>
    <w:rsid w:val="00724DDC"/>
    <w:rsid w:val="007278D1"/>
    <w:rsid w:val="00730B74"/>
    <w:rsid w:val="00731045"/>
    <w:rsid w:val="00734BC6"/>
    <w:rsid w:val="00735296"/>
    <w:rsid w:val="007354EE"/>
    <w:rsid w:val="00735702"/>
    <w:rsid w:val="00737064"/>
    <w:rsid w:val="00753E70"/>
    <w:rsid w:val="0075600A"/>
    <w:rsid w:val="00760206"/>
    <w:rsid w:val="00762A70"/>
    <w:rsid w:val="00764423"/>
    <w:rsid w:val="007644F2"/>
    <w:rsid w:val="007648E6"/>
    <w:rsid w:val="00765308"/>
    <w:rsid w:val="007653A7"/>
    <w:rsid w:val="00765AFD"/>
    <w:rsid w:val="007679B5"/>
    <w:rsid w:val="00772A48"/>
    <w:rsid w:val="00775C54"/>
    <w:rsid w:val="00776CB4"/>
    <w:rsid w:val="007772F8"/>
    <w:rsid w:val="00777CE7"/>
    <w:rsid w:val="00781240"/>
    <w:rsid w:val="00781682"/>
    <w:rsid w:val="00781796"/>
    <w:rsid w:val="00781A21"/>
    <w:rsid w:val="0078229A"/>
    <w:rsid w:val="00782AEF"/>
    <w:rsid w:val="00783949"/>
    <w:rsid w:val="00783B79"/>
    <w:rsid w:val="00783CFA"/>
    <w:rsid w:val="00785178"/>
    <w:rsid w:val="00785841"/>
    <w:rsid w:val="00786C32"/>
    <w:rsid w:val="00787115"/>
    <w:rsid w:val="00791D75"/>
    <w:rsid w:val="007933CE"/>
    <w:rsid w:val="00797F1B"/>
    <w:rsid w:val="007A05B4"/>
    <w:rsid w:val="007A150A"/>
    <w:rsid w:val="007A7EDD"/>
    <w:rsid w:val="007B0DB3"/>
    <w:rsid w:val="007B10EF"/>
    <w:rsid w:val="007B3979"/>
    <w:rsid w:val="007B511F"/>
    <w:rsid w:val="007C0395"/>
    <w:rsid w:val="007C2652"/>
    <w:rsid w:val="007C39A8"/>
    <w:rsid w:val="007C3FA5"/>
    <w:rsid w:val="007C7D8B"/>
    <w:rsid w:val="007D05D0"/>
    <w:rsid w:val="007D0621"/>
    <w:rsid w:val="007D11FB"/>
    <w:rsid w:val="007D2F58"/>
    <w:rsid w:val="007D4118"/>
    <w:rsid w:val="007D57EA"/>
    <w:rsid w:val="007D5991"/>
    <w:rsid w:val="007D690B"/>
    <w:rsid w:val="007E0C75"/>
    <w:rsid w:val="007E2612"/>
    <w:rsid w:val="007E2DC2"/>
    <w:rsid w:val="007E31AD"/>
    <w:rsid w:val="007E3474"/>
    <w:rsid w:val="007E6E2E"/>
    <w:rsid w:val="007E6F30"/>
    <w:rsid w:val="007F03CE"/>
    <w:rsid w:val="007F07A2"/>
    <w:rsid w:val="007F2490"/>
    <w:rsid w:val="007F3806"/>
    <w:rsid w:val="007F3C6D"/>
    <w:rsid w:val="007F5420"/>
    <w:rsid w:val="007F734A"/>
    <w:rsid w:val="00803AA7"/>
    <w:rsid w:val="008056B0"/>
    <w:rsid w:val="00805E63"/>
    <w:rsid w:val="00806CB3"/>
    <w:rsid w:val="00807F5A"/>
    <w:rsid w:val="008162F1"/>
    <w:rsid w:val="008168AB"/>
    <w:rsid w:val="00827FD6"/>
    <w:rsid w:val="00833231"/>
    <w:rsid w:val="008338CD"/>
    <w:rsid w:val="00833E92"/>
    <w:rsid w:val="00834016"/>
    <w:rsid w:val="00835B17"/>
    <w:rsid w:val="008365E7"/>
    <w:rsid w:val="00837393"/>
    <w:rsid w:val="00842451"/>
    <w:rsid w:val="00845AEF"/>
    <w:rsid w:val="00853729"/>
    <w:rsid w:val="00854165"/>
    <w:rsid w:val="00855D1D"/>
    <w:rsid w:val="00856F36"/>
    <w:rsid w:val="00857ACF"/>
    <w:rsid w:val="00860B56"/>
    <w:rsid w:val="00864262"/>
    <w:rsid w:val="00864B94"/>
    <w:rsid w:val="0087339F"/>
    <w:rsid w:val="008759CB"/>
    <w:rsid w:val="00880F30"/>
    <w:rsid w:val="00881E0F"/>
    <w:rsid w:val="008849C8"/>
    <w:rsid w:val="008857C2"/>
    <w:rsid w:val="008877E4"/>
    <w:rsid w:val="00887BD0"/>
    <w:rsid w:val="0089072D"/>
    <w:rsid w:val="00890C3E"/>
    <w:rsid w:val="0089355C"/>
    <w:rsid w:val="00893FB4"/>
    <w:rsid w:val="0089400B"/>
    <w:rsid w:val="00894572"/>
    <w:rsid w:val="008A29A6"/>
    <w:rsid w:val="008A714E"/>
    <w:rsid w:val="008B34D2"/>
    <w:rsid w:val="008B46DD"/>
    <w:rsid w:val="008B59DE"/>
    <w:rsid w:val="008B6B0A"/>
    <w:rsid w:val="008B74F7"/>
    <w:rsid w:val="008C1DF0"/>
    <w:rsid w:val="008C42A3"/>
    <w:rsid w:val="008C653B"/>
    <w:rsid w:val="008D259B"/>
    <w:rsid w:val="008D3342"/>
    <w:rsid w:val="008D3A08"/>
    <w:rsid w:val="008D5570"/>
    <w:rsid w:val="008D65D7"/>
    <w:rsid w:val="008D6E5F"/>
    <w:rsid w:val="008E0FB6"/>
    <w:rsid w:val="008E0FD9"/>
    <w:rsid w:val="008E1D7B"/>
    <w:rsid w:val="008E2D71"/>
    <w:rsid w:val="008E3603"/>
    <w:rsid w:val="008E6374"/>
    <w:rsid w:val="008E7894"/>
    <w:rsid w:val="008E7E99"/>
    <w:rsid w:val="008F0230"/>
    <w:rsid w:val="008F1240"/>
    <w:rsid w:val="008F1C6F"/>
    <w:rsid w:val="008F1F0E"/>
    <w:rsid w:val="008F268A"/>
    <w:rsid w:val="008F30FE"/>
    <w:rsid w:val="008F47A2"/>
    <w:rsid w:val="008F67A6"/>
    <w:rsid w:val="008F7681"/>
    <w:rsid w:val="00900D2E"/>
    <w:rsid w:val="00901DD3"/>
    <w:rsid w:val="009045CD"/>
    <w:rsid w:val="00905206"/>
    <w:rsid w:val="00905704"/>
    <w:rsid w:val="00905C9D"/>
    <w:rsid w:val="0091024F"/>
    <w:rsid w:val="009124E5"/>
    <w:rsid w:val="00916CAF"/>
    <w:rsid w:val="0092007E"/>
    <w:rsid w:val="009229A6"/>
    <w:rsid w:val="00926EAD"/>
    <w:rsid w:val="00927D77"/>
    <w:rsid w:val="00931A68"/>
    <w:rsid w:val="00931AA9"/>
    <w:rsid w:val="00931B48"/>
    <w:rsid w:val="00932673"/>
    <w:rsid w:val="009344EB"/>
    <w:rsid w:val="00936BF0"/>
    <w:rsid w:val="00941487"/>
    <w:rsid w:val="0094322D"/>
    <w:rsid w:val="0094388F"/>
    <w:rsid w:val="00944881"/>
    <w:rsid w:val="00952E68"/>
    <w:rsid w:val="009569AA"/>
    <w:rsid w:val="00956C60"/>
    <w:rsid w:val="00956FF6"/>
    <w:rsid w:val="00960728"/>
    <w:rsid w:val="00961A05"/>
    <w:rsid w:val="00961A31"/>
    <w:rsid w:val="00964BEB"/>
    <w:rsid w:val="00966FF3"/>
    <w:rsid w:val="00972632"/>
    <w:rsid w:val="00972CC3"/>
    <w:rsid w:val="0097343F"/>
    <w:rsid w:val="009734C6"/>
    <w:rsid w:val="0097401E"/>
    <w:rsid w:val="00974A33"/>
    <w:rsid w:val="00974C40"/>
    <w:rsid w:val="00981008"/>
    <w:rsid w:val="00984F0E"/>
    <w:rsid w:val="009917D2"/>
    <w:rsid w:val="009924A4"/>
    <w:rsid w:val="0099263D"/>
    <w:rsid w:val="00992F3A"/>
    <w:rsid w:val="00993E09"/>
    <w:rsid w:val="00997AC9"/>
    <w:rsid w:val="009A0FF4"/>
    <w:rsid w:val="009A4FA6"/>
    <w:rsid w:val="009A5A67"/>
    <w:rsid w:val="009A74AF"/>
    <w:rsid w:val="009A757C"/>
    <w:rsid w:val="009B4B89"/>
    <w:rsid w:val="009B75FE"/>
    <w:rsid w:val="009C0E2B"/>
    <w:rsid w:val="009C42A5"/>
    <w:rsid w:val="009C492D"/>
    <w:rsid w:val="009C4EC6"/>
    <w:rsid w:val="009C5870"/>
    <w:rsid w:val="009C5EE2"/>
    <w:rsid w:val="009C6802"/>
    <w:rsid w:val="009D07D2"/>
    <w:rsid w:val="009D0AF8"/>
    <w:rsid w:val="009D760C"/>
    <w:rsid w:val="009E1AA1"/>
    <w:rsid w:val="009E78C6"/>
    <w:rsid w:val="009F0B43"/>
    <w:rsid w:val="009F0EDA"/>
    <w:rsid w:val="009F47DF"/>
    <w:rsid w:val="009F5C62"/>
    <w:rsid w:val="009F6794"/>
    <w:rsid w:val="00A0472D"/>
    <w:rsid w:val="00A06F81"/>
    <w:rsid w:val="00A0730D"/>
    <w:rsid w:val="00A10E26"/>
    <w:rsid w:val="00A155EC"/>
    <w:rsid w:val="00A176E3"/>
    <w:rsid w:val="00A17FBA"/>
    <w:rsid w:val="00A21102"/>
    <w:rsid w:val="00A21444"/>
    <w:rsid w:val="00A22D14"/>
    <w:rsid w:val="00A263B0"/>
    <w:rsid w:val="00A31D68"/>
    <w:rsid w:val="00A34AC6"/>
    <w:rsid w:val="00A35B95"/>
    <w:rsid w:val="00A3674A"/>
    <w:rsid w:val="00A36A8F"/>
    <w:rsid w:val="00A40775"/>
    <w:rsid w:val="00A40E14"/>
    <w:rsid w:val="00A414D2"/>
    <w:rsid w:val="00A42AF8"/>
    <w:rsid w:val="00A43E7F"/>
    <w:rsid w:val="00A46BB8"/>
    <w:rsid w:val="00A51617"/>
    <w:rsid w:val="00A52D0F"/>
    <w:rsid w:val="00A531C2"/>
    <w:rsid w:val="00A55CF2"/>
    <w:rsid w:val="00A56121"/>
    <w:rsid w:val="00A56A38"/>
    <w:rsid w:val="00A6017D"/>
    <w:rsid w:val="00A63AAA"/>
    <w:rsid w:val="00A64B7B"/>
    <w:rsid w:val="00A65F1B"/>
    <w:rsid w:val="00A66DDF"/>
    <w:rsid w:val="00A73548"/>
    <w:rsid w:val="00A74B8B"/>
    <w:rsid w:val="00A80174"/>
    <w:rsid w:val="00A80FB8"/>
    <w:rsid w:val="00A841D8"/>
    <w:rsid w:val="00A8533E"/>
    <w:rsid w:val="00A871E9"/>
    <w:rsid w:val="00A875D4"/>
    <w:rsid w:val="00A913CD"/>
    <w:rsid w:val="00A914F7"/>
    <w:rsid w:val="00A92614"/>
    <w:rsid w:val="00A92AED"/>
    <w:rsid w:val="00AA36D6"/>
    <w:rsid w:val="00AA38F0"/>
    <w:rsid w:val="00AA593F"/>
    <w:rsid w:val="00AB0C7E"/>
    <w:rsid w:val="00AB108E"/>
    <w:rsid w:val="00AB474B"/>
    <w:rsid w:val="00AB5248"/>
    <w:rsid w:val="00AB7E3C"/>
    <w:rsid w:val="00AC1499"/>
    <w:rsid w:val="00AD0839"/>
    <w:rsid w:val="00AD1116"/>
    <w:rsid w:val="00AD27B9"/>
    <w:rsid w:val="00AD397F"/>
    <w:rsid w:val="00AD6E46"/>
    <w:rsid w:val="00AE1707"/>
    <w:rsid w:val="00AE1F00"/>
    <w:rsid w:val="00AE252F"/>
    <w:rsid w:val="00AE54C6"/>
    <w:rsid w:val="00AF05E8"/>
    <w:rsid w:val="00AF4D16"/>
    <w:rsid w:val="00AF5765"/>
    <w:rsid w:val="00AF613E"/>
    <w:rsid w:val="00AF6363"/>
    <w:rsid w:val="00AF6720"/>
    <w:rsid w:val="00B016A8"/>
    <w:rsid w:val="00B019B7"/>
    <w:rsid w:val="00B032B1"/>
    <w:rsid w:val="00B06CCD"/>
    <w:rsid w:val="00B074D5"/>
    <w:rsid w:val="00B07FC1"/>
    <w:rsid w:val="00B10837"/>
    <w:rsid w:val="00B11C5A"/>
    <w:rsid w:val="00B1240E"/>
    <w:rsid w:val="00B14448"/>
    <w:rsid w:val="00B16A25"/>
    <w:rsid w:val="00B177C0"/>
    <w:rsid w:val="00B21271"/>
    <w:rsid w:val="00B22F77"/>
    <w:rsid w:val="00B24C11"/>
    <w:rsid w:val="00B25DE8"/>
    <w:rsid w:val="00B26A19"/>
    <w:rsid w:val="00B27256"/>
    <w:rsid w:val="00B362CC"/>
    <w:rsid w:val="00B40440"/>
    <w:rsid w:val="00B434A3"/>
    <w:rsid w:val="00B440CB"/>
    <w:rsid w:val="00B45FFD"/>
    <w:rsid w:val="00B46724"/>
    <w:rsid w:val="00B50D8D"/>
    <w:rsid w:val="00B51049"/>
    <w:rsid w:val="00B51E52"/>
    <w:rsid w:val="00B620DD"/>
    <w:rsid w:val="00B62D6F"/>
    <w:rsid w:val="00B63879"/>
    <w:rsid w:val="00B642C9"/>
    <w:rsid w:val="00B64C1F"/>
    <w:rsid w:val="00B6543F"/>
    <w:rsid w:val="00B65D26"/>
    <w:rsid w:val="00B666C8"/>
    <w:rsid w:val="00B7042E"/>
    <w:rsid w:val="00B743AE"/>
    <w:rsid w:val="00B746D1"/>
    <w:rsid w:val="00B75343"/>
    <w:rsid w:val="00B8291B"/>
    <w:rsid w:val="00B83B32"/>
    <w:rsid w:val="00B83FE0"/>
    <w:rsid w:val="00B8428F"/>
    <w:rsid w:val="00B87458"/>
    <w:rsid w:val="00B914CA"/>
    <w:rsid w:val="00B915BF"/>
    <w:rsid w:val="00B91F7E"/>
    <w:rsid w:val="00B92531"/>
    <w:rsid w:val="00B9483E"/>
    <w:rsid w:val="00B95EE4"/>
    <w:rsid w:val="00B97B2F"/>
    <w:rsid w:val="00BA089F"/>
    <w:rsid w:val="00BA13F2"/>
    <w:rsid w:val="00BA1706"/>
    <w:rsid w:val="00BB1AFE"/>
    <w:rsid w:val="00BB5577"/>
    <w:rsid w:val="00BB6B0D"/>
    <w:rsid w:val="00BC3220"/>
    <w:rsid w:val="00BC42F6"/>
    <w:rsid w:val="00BC6BBC"/>
    <w:rsid w:val="00BD263B"/>
    <w:rsid w:val="00BD45AC"/>
    <w:rsid w:val="00BD602E"/>
    <w:rsid w:val="00BD6F7E"/>
    <w:rsid w:val="00BD70F7"/>
    <w:rsid w:val="00BD714A"/>
    <w:rsid w:val="00BE20A8"/>
    <w:rsid w:val="00BE2741"/>
    <w:rsid w:val="00BE3116"/>
    <w:rsid w:val="00BE4595"/>
    <w:rsid w:val="00BF1D8C"/>
    <w:rsid w:val="00BF5EAA"/>
    <w:rsid w:val="00BF6BD2"/>
    <w:rsid w:val="00BF7B05"/>
    <w:rsid w:val="00C005BF"/>
    <w:rsid w:val="00C00CF0"/>
    <w:rsid w:val="00C03B6D"/>
    <w:rsid w:val="00C05E0E"/>
    <w:rsid w:val="00C06FE6"/>
    <w:rsid w:val="00C07DEF"/>
    <w:rsid w:val="00C104B5"/>
    <w:rsid w:val="00C10C75"/>
    <w:rsid w:val="00C12077"/>
    <w:rsid w:val="00C13909"/>
    <w:rsid w:val="00C165B4"/>
    <w:rsid w:val="00C17605"/>
    <w:rsid w:val="00C20F4F"/>
    <w:rsid w:val="00C215BE"/>
    <w:rsid w:val="00C21B3F"/>
    <w:rsid w:val="00C223B1"/>
    <w:rsid w:val="00C244CC"/>
    <w:rsid w:val="00C24819"/>
    <w:rsid w:val="00C24D9E"/>
    <w:rsid w:val="00C25EB1"/>
    <w:rsid w:val="00C30691"/>
    <w:rsid w:val="00C3132C"/>
    <w:rsid w:val="00C32F05"/>
    <w:rsid w:val="00C33F03"/>
    <w:rsid w:val="00C341A9"/>
    <w:rsid w:val="00C3605E"/>
    <w:rsid w:val="00C40412"/>
    <w:rsid w:val="00C44F04"/>
    <w:rsid w:val="00C46521"/>
    <w:rsid w:val="00C52A74"/>
    <w:rsid w:val="00C53278"/>
    <w:rsid w:val="00C548AA"/>
    <w:rsid w:val="00C5499A"/>
    <w:rsid w:val="00C56181"/>
    <w:rsid w:val="00C566F3"/>
    <w:rsid w:val="00C57CB0"/>
    <w:rsid w:val="00C604A2"/>
    <w:rsid w:val="00C61BB1"/>
    <w:rsid w:val="00C61F4F"/>
    <w:rsid w:val="00C62D0E"/>
    <w:rsid w:val="00C6421F"/>
    <w:rsid w:val="00C64F17"/>
    <w:rsid w:val="00C65BF1"/>
    <w:rsid w:val="00C71BD8"/>
    <w:rsid w:val="00C751B4"/>
    <w:rsid w:val="00C753BC"/>
    <w:rsid w:val="00C760FA"/>
    <w:rsid w:val="00C76BE9"/>
    <w:rsid w:val="00C77465"/>
    <w:rsid w:val="00C82F46"/>
    <w:rsid w:val="00C83BFD"/>
    <w:rsid w:val="00C9710F"/>
    <w:rsid w:val="00CA460B"/>
    <w:rsid w:val="00CA4D8F"/>
    <w:rsid w:val="00CA550F"/>
    <w:rsid w:val="00CA6694"/>
    <w:rsid w:val="00CA75AB"/>
    <w:rsid w:val="00CA78FC"/>
    <w:rsid w:val="00CA7E6D"/>
    <w:rsid w:val="00CB0829"/>
    <w:rsid w:val="00CB1B20"/>
    <w:rsid w:val="00CB2B16"/>
    <w:rsid w:val="00CB4606"/>
    <w:rsid w:val="00CB4C85"/>
    <w:rsid w:val="00CB61AF"/>
    <w:rsid w:val="00CB739F"/>
    <w:rsid w:val="00CC1ABC"/>
    <w:rsid w:val="00CC2EFB"/>
    <w:rsid w:val="00CC3941"/>
    <w:rsid w:val="00CC6A3E"/>
    <w:rsid w:val="00CD4ABD"/>
    <w:rsid w:val="00CD4C22"/>
    <w:rsid w:val="00CD61C1"/>
    <w:rsid w:val="00CD6A9E"/>
    <w:rsid w:val="00CD7FEA"/>
    <w:rsid w:val="00CE14E0"/>
    <w:rsid w:val="00CE199A"/>
    <w:rsid w:val="00CE2282"/>
    <w:rsid w:val="00CE2779"/>
    <w:rsid w:val="00CE34B1"/>
    <w:rsid w:val="00CE7EA0"/>
    <w:rsid w:val="00CF7980"/>
    <w:rsid w:val="00CF7D78"/>
    <w:rsid w:val="00D07893"/>
    <w:rsid w:val="00D11D4C"/>
    <w:rsid w:val="00D13D2D"/>
    <w:rsid w:val="00D2514B"/>
    <w:rsid w:val="00D25715"/>
    <w:rsid w:val="00D26A3D"/>
    <w:rsid w:val="00D31269"/>
    <w:rsid w:val="00D35B69"/>
    <w:rsid w:val="00D368E2"/>
    <w:rsid w:val="00D4242E"/>
    <w:rsid w:val="00D459AC"/>
    <w:rsid w:val="00D45D1C"/>
    <w:rsid w:val="00D464C1"/>
    <w:rsid w:val="00D50F8F"/>
    <w:rsid w:val="00D519A8"/>
    <w:rsid w:val="00D52537"/>
    <w:rsid w:val="00D52937"/>
    <w:rsid w:val="00D534F3"/>
    <w:rsid w:val="00D54994"/>
    <w:rsid w:val="00D55FA5"/>
    <w:rsid w:val="00D56474"/>
    <w:rsid w:val="00D601E5"/>
    <w:rsid w:val="00D649C4"/>
    <w:rsid w:val="00D659D5"/>
    <w:rsid w:val="00D66166"/>
    <w:rsid w:val="00D70B1F"/>
    <w:rsid w:val="00D71396"/>
    <w:rsid w:val="00D743A0"/>
    <w:rsid w:val="00D74A27"/>
    <w:rsid w:val="00D758A9"/>
    <w:rsid w:val="00D76A30"/>
    <w:rsid w:val="00D7797D"/>
    <w:rsid w:val="00D8034F"/>
    <w:rsid w:val="00D80B4B"/>
    <w:rsid w:val="00D81C23"/>
    <w:rsid w:val="00D82BF9"/>
    <w:rsid w:val="00D83B3F"/>
    <w:rsid w:val="00D850F7"/>
    <w:rsid w:val="00D921B9"/>
    <w:rsid w:val="00D92508"/>
    <w:rsid w:val="00D92927"/>
    <w:rsid w:val="00D93DD7"/>
    <w:rsid w:val="00D97696"/>
    <w:rsid w:val="00D97FA7"/>
    <w:rsid w:val="00DA0F70"/>
    <w:rsid w:val="00DA2EA1"/>
    <w:rsid w:val="00DA3069"/>
    <w:rsid w:val="00DA4675"/>
    <w:rsid w:val="00DA5691"/>
    <w:rsid w:val="00DA722F"/>
    <w:rsid w:val="00DA780B"/>
    <w:rsid w:val="00DB1F0A"/>
    <w:rsid w:val="00DB53A7"/>
    <w:rsid w:val="00DB67F1"/>
    <w:rsid w:val="00DB7B5C"/>
    <w:rsid w:val="00DB7E2B"/>
    <w:rsid w:val="00DC128B"/>
    <w:rsid w:val="00DC2E3A"/>
    <w:rsid w:val="00DC362D"/>
    <w:rsid w:val="00DC5107"/>
    <w:rsid w:val="00DC5560"/>
    <w:rsid w:val="00DC5930"/>
    <w:rsid w:val="00DC7B3B"/>
    <w:rsid w:val="00DD1354"/>
    <w:rsid w:val="00DD2602"/>
    <w:rsid w:val="00DD6559"/>
    <w:rsid w:val="00DD72C3"/>
    <w:rsid w:val="00DE2B12"/>
    <w:rsid w:val="00DE3ADA"/>
    <w:rsid w:val="00DF4E20"/>
    <w:rsid w:val="00DF65A5"/>
    <w:rsid w:val="00E01516"/>
    <w:rsid w:val="00E02336"/>
    <w:rsid w:val="00E043B2"/>
    <w:rsid w:val="00E048C9"/>
    <w:rsid w:val="00E04BBB"/>
    <w:rsid w:val="00E0685E"/>
    <w:rsid w:val="00E07D7E"/>
    <w:rsid w:val="00E104D9"/>
    <w:rsid w:val="00E161CA"/>
    <w:rsid w:val="00E24BB6"/>
    <w:rsid w:val="00E27A6C"/>
    <w:rsid w:val="00E3172D"/>
    <w:rsid w:val="00E31DDC"/>
    <w:rsid w:val="00E320B8"/>
    <w:rsid w:val="00E34ABC"/>
    <w:rsid w:val="00E35DBC"/>
    <w:rsid w:val="00E36561"/>
    <w:rsid w:val="00E4266E"/>
    <w:rsid w:val="00E442B4"/>
    <w:rsid w:val="00E46635"/>
    <w:rsid w:val="00E50315"/>
    <w:rsid w:val="00E52DA5"/>
    <w:rsid w:val="00E55070"/>
    <w:rsid w:val="00E567C7"/>
    <w:rsid w:val="00E6126D"/>
    <w:rsid w:val="00E65C41"/>
    <w:rsid w:val="00E6685F"/>
    <w:rsid w:val="00E67B96"/>
    <w:rsid w:val="00E742D7"/>
    <w:rsid w:val="00E75504"/>
    <w:rsid w:val="00E75BF5"/>
    <w:rsid w:val="00E75DD5"/>
    <w:rsid w:val="00E80601"/>
    <w:rsid w:val="00E80C6B"/>
    <w:rsid w:val="00E83A2D"/>
    <w:rsid w:val="00E85CDA"/>
    <w:rsid w:val="00E85D5E"/>
    <w:rsid w:val="00E86A32"/>
    <w:rsid w:val="00E87566"/>
    <w:rsid w:val="00E93F3C"/>
    <w:rsid w:val="00E9636B"/>
    <w:rsid w:val="00E974AB"/>
    <w:rsid w:val="00EA00D3"/>
    <w:rsid w:val="00EA2DC4"/>
    <w:rsid w:val="00EA3B1A"/>
    <w:rsid w:val="00EA6123"/>
    <w:rsid w:val="00EA7AC2"/>
    <w:rsid w:val="00EB09D8"/>
    <w:rsid w:val="00EB43E7"/>
    <w:rsid w:val="00EB4ADC"/>
    <w:rsid w:val="00EB4FB1"/>
    <w:rsid w:val="00EB66C9"/>
    <w:rsid w:val="00EB6F44"/>
    <w:rsid w:val="00EC0358"/>
    <w:rsid w:val="00EC287F"/>
    <w:rsid w:val="00EC4D9C"/>
    <w:rsid w:val="00EC4F7A"/>
    <w:rsid w:val="00EC663F"/>
    <w:rsid w:val="00ED6086"/>
    <w:rsid w:val="00ED644C"/>
    <w:rsid w:val="00ED7539"/>
    <w:rsid w:val="00EE24D2"/>
    <w:rsid w:val="00EE283B"/>
    <w:rsid w:val="00EE291B"/>
    <w:rsid w:val="00EE650A"/>
    <w:rsid w:val="00EE6D8C"/>
    <w:rsid w:val="00EE7158"/>
    <w:rsid w:val="00EF135D"/>
    <w:rsid w:val="00EF1AA7"/>
    <w:rsid w:val="00EF3BEF"/>
    <w:rsid w:val="00EF4378"/>
    <w:rsid w:val="00EF5C22"/>
    <w:rsid w:val="00EF5C3C"/>
    <w:rsid w:val="00EF72E7"/>
    <w:rsid w:val="00F003A5"/>
    <w:rsid w:val="00F018FD"/>
    <w:rsid w:val="00F0197A"/>
    <w:rsid w:val="00F03A57"/>
    <w:rsid w:val="00F11926"/>
    <w:rsid w:val="00F11D5E"/>
    <w:rsid w:val="00F13BC4"/>
    <w:rsid w:val="00F1588C"/>
    <w:rsid w:val="00F15E05"/>
    <w:rsid w:val="00F20D5A"/>
    <w:rsid w:val="00F21C8E"/>
    <w:rsid w:val="00F25D80"/>
    <w:rsid w:val="00F25E95"/>
    <w:rsid w:val="00F262B3"/>
    <w:rsid w:val="00F31215"/>
    <w:rsid w:val="00F3293F"/>
    <w:rsid w:val="00F33E66"/>
    <w:rsid w:val="00F346B3"/>
    <w:rsid w:val="00F37303"/>
    <w:rsid w:val="00F4161A"/>
    <w:rsid w:val="00F41B2A"/>
    <w:rsid w:val="00F443E0"/>
    <w:rsid w:val="00F444F8"/>
    <w:rsid w:val="00F45CB8"/>
    <w:rsid w:val="00F46A23"/>
    <w:rsid w:val="00F51305"/>
    <w:rsid w:val="00F521B8"/>
    <w:rsid w:val="00F52EDF"/>
    <w:rsid w:val="00F53FE5"/>
    <w:rsid w:val="00F54DCC"/>
    <w:rsid w:val="00F563E9"/>
    <w:rsid w:val="00F606EB"/>
    <w:rsid w:val="00F62E5D"/>
    <w:rsid w:val="00F6352D"/>
    <w:rsid w:val="00F63544"/>
    <w:rsid w:val="00F67720"/>
    <w:rsid w:val="00F67B17"/>
    <w:rsid w:val="00F70A99"/>
    <w:rsid w:val="00F726D3"/>
    <w:rsid w:val="00F72AA7"/>
    <w:rsid w:val="00F80525"/>
    <w:rsid w:val="00F83443"/>
    <w:rsid w:val="00F8410A"/>
    <w:rsid w:val="00F86D62"/>
    <w:rsid w:val="00F87746"/>
    <w:rsid w:val="00F90BF3"/>
    <w:rsid w:val="00F9748D"/>
    <w:rsid w:val="00FA29F3"/>
    <w:rsid w:val="00FA2ADC"/>
    <w:rsid w:val="00FA33FC"/>
    <w:rsid w:val="00FA43A3"/>
    <w:rsid w:val="00FA6906"/>
    <w:rsid w:val="00FA6F76"/>
    <w:rsid w:val="00FB735D"/>
    <w:rsid w:val="00FC0DD1"/>
    <w:rsid w:val="00FC20A3"/>
    <w:rsid w:val="00FC3971"/>
    <w:rsid w:val="00FC5C2D"/>
    <w:rsid w:val="00FC6679"/>
    <w:rsid w:val="00FD02F9"/>
    <w:rsid w:val="00FD1F52"/>
    <w:rsid w:val="00FD2386"/>
    <w:rsid w:val="00FD456B"/>
    <w:rsid w:val="00FD61D3"/>
    <w:rsid w:val="00FE0845"/>
    <w:rsid w:val="00FE5E12"/>
    <w:rsid w:val="00FE6667"/>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C50B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984F0E"/>
    <w:pPr>
      <w:spacing w:before="120" w:after="0"/>
      <w:ind w:firstLine="432"/>
      <w:jc w:val="both"/>
    </w:pPr>
    <w:rPr>
      <w:rFonts w:ascii="Calibri" w:hAnsi="Calibri"/>
      <w:sz w:val="22"/>
    </w:rPr>
  </w:style>
  <w:style w:type="character" w:customStyle="1" w:styleId="BodyChar">
    <w:name w:val="Body Char"/>
    <w:basedOn w:val="DefaultParagraphFont"/>
    <w:link w:val="Body"/>
    <w:rsid w:val="00984F0E"/>
    <w:rPr>
      <w:sz w:val="22"/>
      <w:szCs w:val="22"/>
    </w:rPr>
  </w:style>
  <w:style w:type="paragraph" w:customStyle="1" w:styleId="TableHeader">
    <w:name w:val="Table Header"/>
    <w:basedOn w:val="Header"/>
    <w:rsid w:val="00984F0E"/>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paragraph" w:customStyle="1" w:styleId="Header1">
    <w:name w:val="Header1"/>
    <w:autoRedefine/>
    <w:rsid w:val="00D55FA5"/>
    <w:pPr>
      <w:tabs>
        <w:tab w:val="center" w:pos="4680"/>
        <w:tab w:val="right" w:pos="9360"/>
      </w:tabs>
      <w:spacing w:after="120" w:line="276" w:lineRule="auto"/>
    </w:pPr>
    <w:rPr>
      <w:rFonts w:ascii="Verdana" w:eastAsia="ヒラギノ角ゴ Pro W3" w:hAnsi="Verdana"/>
      <w:color w:val="000000"/>
    </w:rPr>
  </w:style>
  <w:style w:type="character" w:customStyle="1" w:styleId="PageNumber1">
    <w:name w:val="Page Number1"/>
    <w:autoRedefine/>
    <w:rsid w:val="00D55FA5"/>
    <w:rPr>
      <w:color w:val="000000"/>
      <w:sz w:val="20"/>
    </w:rPr>
  </w:style>
  <w:style w:type="paragraph" w:customStyle="1" w:styleId="FreeForm">
    <w:name w:val="Free Form"/>
    <w:rsid w:val="00D55FA5"/>
    <w:rPr>
      <w:rFonts w:ascii="Times New Roman" w:eastAsia="ヒラギノ角ゴ Pro W3" w:hAnsi="Times New Roman"/>
      <w:color w:val="000000"/>
    </w:rPr>
  </w:style>
  <w:style w:type="paragraph" w:customStyle="1" w:styleId="FreeFormA">
    <w:name w:val="Free Form A"/>
    <w:rsid w:val="00D55FA5"/>
    <w:rPr>
      <w:rFonts w:ascii="Lucida Grande" w:eastAsia="ヒラギノ角ゴ Pro W3" w:hAnsi="Lucida Grande"/>
      <w:color w:val="000000"/>
    </w:rPr>
  </w:style>
  <w:style w:type="paragraph" w:customStyle="1" w:styleId="BodyA">
    <w:name w:val="Body A"/>
    <w:rsid w:val="00D55FA5"/>
    <w:pPr>
      <w:spacing w:before="120" w:line="276" w:lineRule="auto"/>
      <w:ind w:firstLine="432"/>
      <w:jc w:val="both"/>
    </w:pPr>
    <w:rPr>
      <w:rFonts w:ascii="Verdana" w:eastAsia="ヒラギノ角ゴ Pro W3" w:hAnsi="Verdana"/>
      <w:color w:val="000000"/>
    </w:rPr>
  </w:style>
  <w:style w:type="paragraph" w:customStyle="1" w:styleId="TableGrid1">
    <w:name w:val="Table Grid1"/>
    <w:rsid w:val="00D55FA5"/>
    <w:rPr>
      <w:rFonts w:ascii="Lucida Grande" w:eastAsia="ヒラギノ角ゴ Pro W3" w:hAnsi="Lucida Grande"/>
      <w:color w:val="000000"/>
    </w:rPr>
  </w:style>
  <w:style w:type="paragraph" w:customStyle="1" w:styleId="Heading21">
    <w:name w:val="Heading 21"/>
    <w:next w:val="Normal"/>
    <w:rsid w:val="00D55FA5"/>
    <w:pPr>
      <w:keepNext/>
      <w:spacing w:before="120" w:after="120"/>
      <w:outlineLvl w:val="1"/>
    </w:pPr>
    <w:rPr>
      <w:rFonts w:ascii="Verdana Bold" w:eastAsia="ヒラギノ角ゴ Pro W3" w:hAnsi="Verdana Bold"/>
      <w:color w:val="000000"/>
      <w:kern w:val="32"/>
      <w:sz w:val="28"/>
    </w:rPr>
  </w:style>
  <w:style w:type="paragraph" w:customStyle="1" w:styleId="Heading11">
    <w:name w:val="Heading 11"/>
    <w:next w:val="Normal"/>
    <w:rsid w:val="00D55FA5"/>
    <w:pPr>
      <w:keepNext/>
      <w:spacing w:before="240" w:after="240"/>
      <w:outlineLvl w:val="0"/>
    </w:pPr>
    <w:rPr>
      <w:rFonts w:ascii="Verdana Bold" w:eastAsia="ヒラギノ角ゴ Pro W3" w:hAnsi="Verdana Bold"/>
      <w:color w:val="000000"/>
      <w:kern w:val="32"/>
      <w:sz w:val="32"/>
    </w:rPr>
  </w:style>
  <w:style w:type="paragraph" w:styleId="NormalWeb">
    <w:name w:val="Normal (Web)"/>
    <w:basedOn w:val="Normal"/>
    <w:uiPriority w:val="99"/>
    <w:semiHidden/>
    <w:unhideWhenUsed/>
    <w:rsid w:val="008F268A"/>
    <w:pPr>
      <w:spacing w:before="100" w:beforeAutospacing="1" w:after="100" w:afterAutospacing="1" w:line="240" w:lineRule="auto"/>
    </w:pPr>
    <w:rPr>
      <w:rFonts w:ascii="Times" w:hAnsi="Times"/>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984F0E"/>
    <w:pPr>
      <w:spacing w:before="120" w:after="0"/>
      <w:ind w:firstLine="432"/>
      <w:jc w:val="both"/>
    </w:pPr>
    <w:rPr>
      <w:rFonts w:ascii="Calibri" w:hAnsi="Calibri"/>
      <w:sz w:val="22"/>
    </w:rPr>
  </w:style>
  <w:style w:type="character" w:customStyle="1" w:styleId="BodyChar">
    <w:name w:val="Body Char"/>
    <w:basedOn w:val="DefaultParagraphFont"/>
    <w:link w:val="Body"/>
    <w:rsid w:val="00984F0E"/>
    <w:rPr>
      <w:sz w:val="22"/>
      <w:szCs w:val="22"/>
    </w:rPr>
  </w:style>
  <w:style w:type="paragraph" w:customStyle="1" w:styleId="TableHeader">
    <w:name w:val="Table Header"/>
    <w:basedOn w:val="Header"/>
    <w:rsid w:val="00984F0E"/>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paragraph" w:customStyle="1" w:styleId="Header1">
    <w:name w:val="Header1"/>
    <w:autoRedefine/>
    <w:rsid w:val="00D55FA5"/>
    <w:pPr>
      <w:tabs>
        <w:tab w:val="center" w:pos="4680"/>
        <w:tab w:val="right" w:pos="9360"/>
      </w:tabs>
      <w:spacing w:after="120" w:line="276" w:lineRule="auto"/>
    </w:pPr>
    <w:rPr>
      <w:rFonts w:ascii="Verdana" w:eastAsia="ヒラギノ角ゴ Pro W3" w:hAnsi="Verdana"/>
      <w:color w:val="000000"/>
    </w:rPr>
  </w:style>
  <w:style w:type="character" w:customStyle="1" w:styleId="PageNumber1">
    <w:name w:val="Page Number1"/>
    <w:autoRedefine/>
    <w:rsid w:val="00D55FA5"/>
    <w:rPr>
      <w:color w:val="000000"/>
      <w:sz w:val="20"/>
    </w:rPr>
  </w:style>
  <w:style w:type="paragraph" w:customStyle="1" w:styleId="FreeForm">
    <w:name w:val="Free Form"/>
    <w:rsid w:val="00D55FA5"/>
    <w:rPr>
      <w:rFonts w:ascii="Times New Roman" w:eastAsia="ヒラギノ角ゴ Pro W3" w:hAnsi="Times New Roman"/>
      <w:color w:val="000000"/>
    </w:rPr>
  </w:style>
  <w:style w:type="paragraph" w:customStyle="1" w:styleId="FreeFormA">
    <w:name w:val="Free Form A"/>
    <w:rsid w:val="00D55FA5"/>
    <w:rPr>
      <w:rFonts w:ascii="Lucida Grande" w:eastAsia="ヒラギノ角ゴ Pro W3" w:hAnsi="Lucida Grande"/>
      <w:color w:val="000000"/>
    </w:rPr>
  </w:style>
  <w:style w:type="paragraph" w:customStyle="1" w:styleId="BodyA">
    <w:name w:val="Body A"/>
    <w:rsid w:val="00D55FA5"/>
    <w:pPr>
      <w:spacing w:before="120" w:line="276" w:lineRule="auto"/>
      <w:ind w:firstLine="432"/>
      <w:jc w:val="both"/>
    </w:pPr>
    <w:rPr>
      <w:rFonts w:ascii="Verdana" w:eastAsia="ヒラギノ角ゴ Pro W3" w:hAnsi="Verdana"/>
      <w:color w:val="000000"/>
    </w:rPr>
  </w:style>
  <w:style w:type="paragraph" w:customStyle="1" w:styleId="TableGrid1">
    <w:name w:val="Table Grid1"/>
    <w:rsid w:val="00D55FA5"/>
    <w:rPr>
      <w:rFonts w:ascii="Lucida Grande" w:eastAsia="ヒラギノ角ゴ Pro W3" w:hAnsi="Lucida Grande"/>
      <w:color w:val="000000"/>
    </w:rPr>
  </w:style>
  <w:style w:type="paragraph" w:customStyle="1" w:styleId="Heading21">
    <w:name w:val="Heading 21"/>
    <w:next w:val="Normal"/>
    <w:rsid w:val="00D55FA5"/>
    <w:pPr>
      <w:keepNext/>
      <w:spacing w:before="120" w:after="120"/>
      <w:outlineLvl w:val="1"/>
    </w:pPr>
    <w:rPr>
      <w:rFonts w:ascii="Verdana Bold" w:eastAsia="ヒラギノ角ゴ Pro W3" w:hAnsi="Verdana Bold"/>
      <w:color w:val="000000"/>
      <w:kern w:val="32"/>
      <w:sz w:val="28"/>
    </w:rPr>
  </w:style>
  <w:style w:type="paragraph" w:customStyle="1" w:styleId="Heading11">
    <w:name w:val="Heading 11"/>
    <w:next w:val="Normal"/>
    <w:rsid w:val="00D55FA5"/>
    <w:pPr>
      <w:keepNext/>
      <w:spacing w:before="240" w:after="240"/>
      <w:outlineLvl w:val="0"/>
    </w:pPr>
    <w:rPr>
      <w:rFonts w:ascii="Verdana Bold" w:eastAsia="ヒラギノ角ゴ Pro W3" w:hAnsi="Verdana Bold"/>
      <w:color w:val="000000"/>
      <w:kern w:val="32"/>
      <w:sz w:val="32"/>
    </w:rPr>
  </w:style>
  <w:style w:type="paragraph" w:styleId="NormalWeb">
    <w:name w:val="Normal (Web)"/>
    <w:basedOn w:val="Normal"/>
    <w:uiPriority w:val="99"/>
    <w:semiHidden/>
    <w:unhideWhenUsed/>
    <w:rsid w:val="008F268A"/>
    <w:pPr>
      <w:spacing w:before="100" w:beforeAutospacing="1" w:after="100" w:afterAutospacing="1" w:line="240" w:lineRule="auto"/>
    </w:pPr>
    <w:rPr>
      <w:rFonts w:ascii="Times" w:hAnsi="Time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0105473">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848913525">
      <w:bodyDiv w:val="1"/>
      <w:marLeft w:val="0"/>
      <w:marRight w:val="0"/>
      <w:marTop w:val="0"/>
      <w:marBottom w:val="0"/>
      <w:divBdr>
        <w:top w:val="none" w:sz="0" w:space="0" w:color="auto"/>
        <w:left w:val="none" w:sz="0" w:space="0" w:color="auto"/>
        <w:bottom w:val="none" w:sz="0" w:space="0" w:color="auto"/>
        <w:right w:val="none" w:sz="0" w:space="0" w:color="auto"/>
      </w:divBdr>
    </w:div>
    <w:div w:id="931164524">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22888191">
      <w:bodyDiv w:val="1"/>
      <w:marLeft w:val="0"/>
      <w:marRight w:val="0"/>
      <w:marTop w:val="0"/>
      <w:marBottom w:val="0"/>
      <w:divBdr>
        <w:top w:val="none" w:sz="0" w:space="0" w:color="auto"/>
        <w:left w:val="none" w:sz="0" w:space="0" w:color="auto"/>
        <w:bottom w:val="none" w:sz="0" w:space="0" w:color="auto"/>
        <w:right w:val="none" w:sz="0" w:space="0" w:color="auto"/>
      </w:divBdr>
    </w:div>
    <w:div w:id="1637833001">
      <w:bodyDiv w:val="1"/>
      <w:marLeft w:val="0"/>
      <w:marRight w:val="0"/>
      <w:marTop w:val="0"/>
      <w:marBottom w:val="0"/>
      <w:divBdr>
        <w:top w:val="none" w:sz="0" w:space="0" w:color="auto"/>
        <w:left w:val="none" w:sz="0" w:space="0" w:color="auto"/>
        <w:bottom w:val="none" w:sz="0" w:space="0" w:color="auto"/>
        <w:right w:val="none" w:sz="0" w:space="0" w:color="auto"/>
      </w:divBdr>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3.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4.xml><?xml version="1.0" encoding="utf-8"?>
<ds:datastoreItem xmlns:ds="http://schemas.openxmlformats.org/officeDocument/2006/customXml" ds:itemID="{9B2CF819-B6A4-C846-954F-EF6F838D9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\Users\tanyajain\AppData\Local\Microsoft\Windows\Temporary Internet Files\Content.Outlook\035Z5QH0\Synapse Style Template (3).dotx</Template>
  <TotalTime>2714</TotalTime>
  <Pages>19</Pages>
  <Words>2760</Words>
  <Characters>15733</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18457</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Ian Wehmeyer</cp:lastModifiedBy>
  <cp:revision>26</cp:revision>
  <cp:lastPrinted>2013-08-14T15:44:00Z</cp:lastPrinted>
  <dcterms:created xsi:type="dcterms:W3CDTF">2013-08-14T15:56:00Z</dcterms:created>
  <dcterms:modified xsi:type="dcterms:W3CDTF">2013-08-27T20:30:00Z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